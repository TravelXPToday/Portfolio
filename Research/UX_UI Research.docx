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tbl>
      <w:tblPr>
        <w:tblW w:w="0" w:type="auto"/>
        <w:tblLayout w:type="fixed"/>
        <w:tblLook w:val="04A0" w:firstRow="1" w:lastRow="0" w:firstColumn="1" w:lastColumn="0" w:noHBand="0" w:noVBand="1"/>
        <w:tblCaption w:val="Cover page"/>
      </w:tblPr>
      <w:tblGrid>
        <w:gridCol w:w="984"/>
        <w:gridCol w:w="3551"/>
        <w:gridCol w:w="3495"/>
        <w:gridCol w:w="984"/>
      </w:tblGrid>
      <w:tr w:rsidR="0DFD59AF" w:rsidTr="519B1739" w14:paraId="5DB70D0F" w14:textId="77777777">
        <w:trPr>
          <w:trHeight w:val="975"/>
        </w:trPr>
        <w:tc>
          <w:tcPr>
            <w:tcW w:w="984" w:type="dxa"/>
            <w:tcBorders>
              <w:top w:val="nil"/>
              <w:left w:val="nil"/>
              <w:bottom w:val="nil"/>
              <w:right w:val="nil"/>
            </w:tcBorders>
            <w:vAlign w:val="center"/>
          </w:tcPr>
          <w:p w:rsidR="0DFD59AF" w:rsidP="519B1739" w:rsidRDefault="0DFD59AF" w14:paraId="66861E39" w14:textId="04E06779">
            <w:pPr>
              <w:rPr>
                <w:rFonts w:eastAsia="Cambria" w:cs="Cambria"/>
              </w:rPr>
            </w:pPr>
            <w:bookmarkStart w:name="_Int_kb2VvwMF" w:id="0"/>
            <w:bookmarkEnd w:id="0"/>
          </w:p>
        </w:tc>
        <w:tc>
          <w:tcPr>
            <w:tcW w:w="7046" w:type="dxa"/>
            <w:gridSpan w:val="2"/>
            <w:tcBorders>
              <w:top w:val="nil"/>
              <w:left w:val="nil"/>
              <w:bottom w:val="nil"/>
              <w:right w:val="nil"/>
            </w:tcBorders>
            <w:tcMar>
              <w:left w:w="105" w:type="dxa"/>
              <w:right w:w="105" w:type="dxa"/>
            </w:tcMar>
            <w:vAlign w:val="center"/>
          </w:tcPr>
          <w:p w:rsidR="0DFD59AF" w:rsidP="519B1739" w:rsidRDefault="317BF162" w14:paraId="53E1CE1C" w14:textId="7D228B2F">
            <w:pPr>
              <w:jc w:val="center"/>
              <w:rPr>
                <w:rFonts w:eastAsia="Cambria" w:cs="Cambria"/>
              </w:rPr>
            </w:pPr>
            <w:r w:rsidRPr="519B1739">
              <w:rPr>
                <w:rFonts w:eastAsia="Cambria" w:cs="Cambria"/>
              </w:rPr>
              <w:t>15-11-2023</w:t>
            </w:r>
          </w:p>
        </w:tc>
        <w:tc>
          <w:tcPr>
            <w:tcW w:w="984" w:type="dxa"/>
            <w:tcBorders>
              <w:top w:val="nil"/>
              <w:left w:val="nil"/>
              <w:bottom w:val="nil"/>
              <w:right w:val="nil"/>
            </w:tcBorders>
            <w:vAlign w:val="center"/>
          </w:tcPr>
          <w:p w:rsidR="0DFD59AF" w:rsidP="519B1739" w:rsidRDefault="0DFD59AF" w14:paraId="4014CD32" w14:textId="73B78263">
            <w:pPr>
              <w:rPr>
                <w:rFonts w:eastAsia="Cambria" w:cs="Cambria"/>
              </w:rPr>
            </w:pPr>
            <w:bookmarkStart w:name="_Int_fnM9lA5d" w:id="1"/>
            <w:bookmarkEnd w:id="1"/>
          </w:p>
        </w:tc>
      </w:tr>
      <w:tr w:rsidR="0DFD59AF" w:rsidTr="519B1739" w14:paraId="01CD3536" w14:textId="77777777">
        <w:trPr>
          <w:trHeight w:val="900"/>
        </w:trPr>
        <w:tc>
          <w:tcPr>
            <w:tcW w:w="984" w:type="dxa"/>
            <w:tcBorders>
              <w:top w:val="nil"/>
              <w:left w:val="nil"/>
              <w:bottom w:val="nil"/>
              <w:right w:val="nil"/>
            </w:tcBorders>
            <w:vAlign w:val="center"/>
          </w:tcPr>
          <w:p w:rsidR="0DFD59AF" w:rsidP="519B1739" w:rsidRDefault="0DFD59AF" w14:paraId="6CF368E8" w14:textId="7103F0ED">
            <w:pPr>
              <w:rPr>
                <w:rFonts w:eastAsia="Cambria" w:cs="Cambria"/>
              </w:rPr>
            </w:pPr>
          </w:p>
        </w:tc>
        <w:tc>
          <w:tcPr>
            <w:tcW w:w="3551" w:type="dxa"/>
            <w:tcBorders>
              <w:top w:val="nil"/>
              <w:left w:val="nil"/>
              <w:bottom w:val="nil"/>
              <w:right w:val="nil"/>
            </w:tcBorders>
            <w:vAlign w:val="center"/>
          </w:tcPr>
          <w:p w:rsidR="0DFD59AF" w:rsidP="519B1739" w:rsidRDefault="0DFD59AF" w14:paraId="72EE74B5" w14:textId="7887F1A6">
            <w:pPr>
              <w:rPr>
                <w:rFonts w:eastAsia="Cambria" w:cs="Cambria"/>
              </w:rPr>
            </w:pPr>
          </w:p>
        </w:tc>
        <w:tc>
          <w:tcPr>
            <w:tcW w:w="3495" w:type="dxa"/>
            <w:tcBorders>
              <w:top w:val="nil"/>
              <w:left w:val="nil"/>
              <w:bottom w:val="nil"/>
              <w:right w:val="nil"/>
            </w:tcBorders>
            <w:vAlign w:val="center"/>
          </w:tcPr>
          <w:p w:rsidR="0DFD59AF" w:rsidP="519B1739" w:rsidRDefault="0DFD59AF" w14:paraId="02E01D21" w14:textId="3EF4BEAC">
            <w:pPr>
              <w:rPr>
                <w:rFonts w:eastAsia="Cambria" w:cs="Cambria"/>
              </w:rPr>
            </w:pPr>
          </w:p>
        </w:tc>
        <w:tc>
          <w:tcPr>
            <w:tcW w:w="984" w:type="dxa"/>
            <w:tcBorders>
              <w:top w:val="nil"/>
              <w:left w:val="nil"/>
              <w:bottom w:val="nil"/>
              <w:right w:val="nil"/>
            </w:tcBorders>
            <w:vAlign w:val="center"/>
          </w:tcPr>
          <w:p w:rsidR="0DFD59AF" w:rsidP="519B1739" w:rsidRDefault="0DFD59AF" w14:paraId="231D287E" w14:textId="3C8B8A7A">
            <w:pPr>
              <w:rPr>
                <w:rFonts w:eastAsia="Cambria" w:cs="Cambria"/>
              </w:rPr>
            </w:pPr>
          </w:p>
        </w:tc>
      </w:tr>
      <w:tr w:rsidR="0DFD59AF" w:rsidTr="519B1739" w14:paraId="60506278" w14:textId="77777777">
        <w:trPr>
          <w:trHeight w:val="900"/>
        </w:trPr>
        <w:tc>
          <w:tcPr>
            <w:tcW w:w="984" w:type="dxa"/>
            <w:tcBorders>
              <w:top w:val="nil"/>
              <w:left w:val="nil"/>
              <w:bottom w:val="nil"/>
              <w:right w:val="nil"/>
            </w:tcBorders>
            <w:vAlign w:val="center"/>
          </w:tcPr>
          <w:p w:rsidR="0DFD59AF" w:rsidP="519B1739" w:rsidRDefault="0DFD59AF" w14:paraId="0006B7CB" w14:textId="69D09960">
            <w:pPr>
              <w:rPr>
                <w:rFonts w:eastAsia="Cambria" w:cs="Cambria"/>
              </w:rPr>
            </w:pPr>
          </w:p>
        </w:tc>
        <w:tc>
          <w:tcPr>
            <w:tcW w:w="7046" w:type="dxa"/>
            <w:gridSpan w:val="2"/>
            <w:tcBorders>
              <w:top w:val="nil"/>
              <w:left w:val="nil"/>
              <w:bottom w:val="nil"/>
              <w:right w:val="nil"/>
            </w:tcBorders>
            <w:tcMar>
              <w:left w:w="105" w:type="dxa"/>
              <w:right w:w="105" w:type="dxa"/>
            </w:tcMar>
            <w:vAlign w:val="center"/>
          </w:tcPr>
          <w:p w:rsidRPr="008769FD" w:rsidR="61DE8657" w:rsidP="519B1739" w:rsidRDefault="6FCA51A3" w14:paraId="7A8193EA" w14:textId="5FFF328C">
            <w:pPr>
              <w:pStyle w:val="Title"/>
              <w:rPr>
                <w:rFonts w:ascii="Cambria" w:eastAsia="Cambria" w:cs="Cambria"/>
              </w:rPr>
            </w:pPr>
            <w:r>
              <w:t>UX</w:t>
            </w:r>
          </w:p>
          <w:p w:rsidR="61DE8657" w:rsidP="519B1739" w:rsidRDefault="6FCA51A3" w14:paraId="723C5192" w14:textId="45CF1BA2">
            <w:pPr>
              <w:pStyle w:val="Subtitle"/>
              <w:rPr>
                <w:rFonts w:eastAsia="Cambria" w:cs="Cambria"/>
              </w:rPr>
            </w:pPr>
            <w:r w:rsidRPr="519B1739">
              <w:rPr>
                <w:rFonts w:eastAsia="Cambria" w:cs="Cambria"/>
              </w:rPr>
              <w:t>TravelXPToday</w:t>
            </w:r>
          </w:p>
        </w:tc>
        <w:tc>
          <w:tcPr>
            <w:tcW w:w="984" w:type="dxa"/>
            <w:tcBorders>
              <w:top w:val="nil"/>
              <w:left w:val="nil"/>
              <w:bottom w:val="nil"/>
              <w:right w:val="nil"/>
            </w:tcBorders>
            <w:vAlign w:val="center"/>
          </w:tcPr>
          <w:p w:rsidR="0DFD59AF" w:rsidP="519B1739" w:rsidRDefault="0DFD59AF" w14:paraId="1311C6BD" w14:textId="7BEF149F">
            <w:pPr>
              <w:rPr>
                <w:rFonts w:eastAsia="Cambria" w:cs="Cambria"/>
              </w:rPr>
            </w:pPr>
          </w:p>
        </w:tc>
      </w:tr>
      <w:tr w:rsidR="0DFD59AF" w:rsidTr="519B1739" w14:paraId="3B9EF2B4" w14:textId="77777777">
        <w:trPr>
          <w:trHeight w:val="600"/>
        </w:trPr>
        <w:tc>
          <w:tcPr>
            <w:tcW w:w="984" w:type="dxa"/>
            <w:tcBorders>
              <w:top w:val="nil"/>
              <w:left w:val="nil"/>
              <w:bottom w:val="nil"/>
              <w:right w:val="nil"/>
            </w:tcBorders>
            <w:vAlign w:val="center"/>
          </w:tcPr>
          <w:p w:rsidR="0DFD59AF" w:rsidP="519B1739" w:rsidRDefault="0DFD59AF" w14:paraId="5FC6342B" w14:textId="51C0C77F">
            <w:pPr>
              <w:rPr>
                <w:rFonts w:eastAsia="Cambria" w:cs="Cambria"/>
              </w:rPr>
            </w:pPr>
          </w:p>
        </w:tc>
        <w:tc>
          <w:tcPr>
            <w:tcW w:w="3551" w:type="dxa"/>
            <w:tcBorders>
              <w:top w:val="nil"/>
              <w:left w:val="nil"/>
              <w:bottom w:val="nil"/>
              <w:right w:val="nil"/>
            </w:tcBorders>
            <w:vAlign w:val="center"/>
          </w:tcPr>
          <w:p w:rsidR="0DFD59AF" w:rsidP="519B1739" w:rsidRDefault="0DFD59AF" w14:paraId="72BFFACC" w14:textId="571760C1">
            <w:pPr>
              <w:rPr>
                <w:rFonts w:eastAsia="Cambria" w:cs="Cambria"/>
              </w:rPr>
            </w:pPr>
          </w:p>
        </w:tc>
        <w:tc>
          <w:tcPr>
            <w:tcW w:w="3495" w:type="dxa"/>
            <w:tcBorders>
              <w:top w:val="nil"/>
              <w:left w:val="nil"/>
              <w:bottom w:val="nil"/>
              <w:right w:val="nil"/>
            </w:tcBorders>
            <w:vAlign w:val="center"/>
          </w:tcPr>
          <w:p w:rsidR="0DFD59AF" w:rsidP="519B1739" w:rsidRDefault="0DFD59AF" w14:paraId="070BF339" w14:textId="43C82811">
            <w:pPr>
              <w:rPr>
                <w:rFonts w:eastAsia="Cambria" w:cs="Cambria"/>
              </w:rPr>
            </w:pPr>
          </w:p>
        </w:tc>
        <w:tc>
          <w:tcPr>
            <w:tcW w:w="984" w:type="dxa"/>
            <w:tcBorders>
              <w:top w:val="nil"/>
              <w:left w:val="nil"/>
              <w:bottom w:val="nil"/>
              <w:right w:val="nil"/>
            </w:tcBorders>
            <w:vAlign w:val="center"/>
          </w:tcPr>
          <w:p w:rsidR="0DFD59AF" w:rsidP="519B1739" w:rsidRDefault="0DFD59AF" w14:paraId="2852D7E5" w14:textId="12263447">
            <w:pPr>
              <w:rPr>
                <w:rFonts w:eastAsia="Cambria" w:cs="Cambria"/>
              </w:rPr>
            </w:pPr>
          </w:p>
        </w:tc>
      </w:tr>
      <w:tr w:rsidR="0DFD59AF" w:rsidTr="519B1739" w14:paraId="77A48B58" w14:textId="77777777">
        <w:trPr>
          <w:trHeight w:val="6105"/>
        </w:trPr>
        <w:tc>
          <w:tcPr>
            <w:tcW w:w="9014" w:type="dxa"/>
            <w:gridSpan w:val="4"/>
            <w:tcBorders>
              <w:top w:val="nil"/>
              <w:left w:val="nil"/>
              <w:bottom w:val="nil"/>
              <w:right w:val="nil"/>
            </w:tcBorders>
            <w:tcMar>
              <w:top w:w="0" w:type="dxa"/>
              <w:left w:w="0" w:type="dxa"/>
              <w:bottom w:w="0" w:type="dxa"/>
              <w:right w:w="0" w:type="dxa"/>
            </w:tcMar>
            <w:vAlign w:val="center"/>
          </w:tcPr>
          <w:p w:rsidR="2902C924" w:rsidP="519B1739" w:rsidRDefault="36BB67B4" w14:paraId="50C5F8AC" w14:textId="5D423410">
            <w:pPr>
              <w:pStyle w:val="NoSpacing"/>
              <w:rPr>
                <w:rFonts w:ascii="Cambria" w:hAnsi="Cambria" w:eastAsia="Cambria" w:cs="Cambria"/>
              </w:rPr>
            </w:pPr>
            <w:r>
              <w:rPr>
                <w:noProof/>
              </w:rPr>
              <w:drawing>
                <wp:inline distT="0" distB="0" distL="0" distR="0" wp14:anchorId="1CBAB574" wp14:editId="389F46F4">
                  <wp:extent cx="5724524" cy="2862262"/>
                  <wp:effectExtent l="0" t="0" r="0" b="0"/>
                  <wp:docPr id="417660738" name="Picture 41766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60738"/>
                          <pic:cNvPicPr/>
                        </pic:nvPicPr>
                        <pic:blipFill>
                          <a:blip r:embed="rId9">
                            <a:extLst>
                              <a:ext uri="{28A0092B-C50C-407E-A947-70E740481C1C}">
                                <a14:useLocalDpi xmlns:a14="http://schemas.microsoft.com/office/drawing/2010/main" val="0"/>
                              </a:ext>
                            </a:extLst>
                          </a:blip>
                          <a:stretch>
                            <a:fillRect/>
                          </a:stretch>
                        </pic:blipFill>
                        <pic:spPr>
                          <a:xfrm>
                            <a:off x="0" y="0"/>
                            <a:ext cx="5724524" cy="2862262"/>
                          </a:xfrm>
                          <a:prstGeom prst="rect">
                            <a:avLst/>
                          </a:prstGeom>
                        </pic:spPr>
                      </pic:pic>
                    </a:graphicData>
                  </a:graphic>
                </wp:inline>
              </w:drawing>
            </w:r>
          </w:p>
        </w:tc>
      </w:tr>
      <w:tr w:rsidR="0DFD59AF" w:rsidTr="519B1739" w14:paraId="245956D1" w14:textId="77777777">
        <w:trPr>
          <w:trHeight w:val="1050"/>
        </w:trPr>
        <w:tc>
          <w:tcPr>
            <w:tcW w:w="984" w:type="dxa"/>
            <w:tcBorders>
              <w:top w:val="nil"/>
              <w:left w:val="nil"/>
              <w:bottom w:val="nil"/>
              <w:right w:val="nil"/>
            </w:tcBorders>
            <w:vAlign w:val="center"/>
          </w:tcPr>
          <w:p w:rsidR="0DFD59AF" w:rsidP="519B1739" w:rsidRDefault="0DFD59AF" w14:paraId="4B310046" w14:textId="143B099B">
            <w:pPr>
              <w:rPr>
                <w:rFonts w:eastAsia="Cambria" w:cs="Cambria"/>
              </w:rPr>
            </w:pPr>
          </w:p>
        </w:tc>
        <w:tc>
          <w:tcPr>
            <w:tcW w:w="3551" w:type="dxa"/>
            <w:tcBorders>
              <w:top w:val="nil"/>
              <w:left w:val="nil"/>
              <w:bottom w:val="nil"/>
              <w:right w:val="nil"/>
            </w:tcBorders>
            <w:vAlign w:val="center"/>
          </w:tcPr>
          <w:p w:rsidR="0DFD59AF" w:rsidP="519B1739" w:rsidRDefault="0DFD59AF" w14:paraId="41D61922" w14:textId="77343BE4">
            <w:pPr>
              <w:rPr>
                <w:rFonts w:eastAsia="Cambria" w:cs="Cambria"/>
              </w:rPr>
            </w:pPr>
          </w:p>
        </w:tc>
        <w:tc>
          <w:tcPr>
            <w:tcW w:w="3495" w:type="dxa"/>
            <w:tcBorders>
              <w:top w:val="nil"/>
              <w:left w:val="nil"/>
              <w:bottom w:val="nil"/>
              <w:right w:val="nil"/>
            </w:tcBorders>
            <w:vAlign w:val="center"/>
          </w:tcPr>
          <w:p w:rsidR="0DFD59AF" w:rsidP="519B1739" w:rsidRDefault="0DFD59AF" w14:paraId="701BE990" w14:textId="52DF17C4">
            <w:pPr>
              <w:rPr>
                <w:rFonts w:eastAsia="Cambria" w:cs="Cambria"/>
              </w:rPr>
            </w:pPr>
          </w:p>
        </w:tc>
        <w:tc>
          <w:tcPr>
            <w:tcW w:w="984" w:type="dxa"/>
            <w:tcBorders>
              <w:top w:val="nil"/>
              <w:left w:val="nil"/>
              <w:bottom w:val="nil"/>
              <w:right w:val="nil"/>
            </w:tcBorders>
            <w:vAlign w:val="center"/>
          </w:tcPr>
          <w:p w:rsidR="0DFD59AF" w:rsidP="519B1739" w:rsidRDefault="0DFD59AF" w14:paraId="5FD4F964" w14:textId="640C4709">
            <w:pPr>
              <w:rPr>
                <w:rFonts w:eastAsia="Cambria" w:cs="Cambria"/>
              </w:rPr>
            </w:pPr>
          </w:p>
        </w:tc>
      </w:tr>
      <w:tr w:rsidR="0DFD59AF" w:rsidTr="519B1739" w14:paraId="5E3A9E1B" w14:textId="77777777">
        <w:trPr>
          <w:trHeight w:val="975"/>
        </w:trPr>
        <w:tc>
          <w:tcPr>
            <w:tcW w:w="984" w:type="dxa"/>
            <w:tcBorders>
              <w:top w:val="nil"/>
              <w:left w:val="nil"/>
              <w:bottom w:val="nil"/>
              <w:right w:val="nil"/>
            </w:tcBorders>
            <w:vAlign w:val="center"/>
          </w:tcPr>
          <w:p w:rsidR="0DFD59AF" w:rsidP="519B1739" w:rsidRDefault="0DFD59AF" w14:paraId="55885E00" w14:textId="757A8C23">
            <w:pPr>
              <w:rPr>
                <w:rFonts w:eastAsia="Cambria" w:cs="Cambria"/>
              </w:rPr>
            </w:pPr>
          </w:p>
        </w:tc>
        <w:tc>
          <w:tcPr>
            <w:tcW w:w="3551" w:type="dxa"/>
            <w:tcBorders>
              <w:top w:val="nil"/>
              <w:left w:val="nil"/>
              <w:bottom w:val="nil"/>
              <w:right w:val="nil"/>
            </w:tcBorders>
            <w:tcMar>
              <w:left w:w="105" w:type="dxa"/>
              <w:right w:w="105" w:type="dxa"/>
            </w:tcMar>
            <w:vAlign w:val="center"/>
          </w:tcPr>
          <w:p w:rsidR="0DFD59AF" w:rsidP="519B1739" w:rsidRDefault="31A087ED" w14:paraId="176047EF" w14:textId="742AF981">
            <w:pPr>
              <w:jc w:val="center"/>
              <w:rPr>
                <w:rFonts w:eastAsia="Cambria" w:cs="Cambria"/>
              </w:rPr>
            </w:pPr>
            <w:r w:rsidRPr="519B1739">
              <w:rPr>
                <w:rFonts w:eastAsia="Cambria" w:cs="Cambria"/>
              </w:rPr>
              <w:t>By Jelle Manders and Art Nooijen</w:t>
            </w:r>
          </w:p>
        </w:tc>
        <w:tc>
          <w:tcPr>
            <w:tcW w:w="3495" w:type="dxa"/>
            <w:tcBorders>
              <w:top w:val="nil"/>
              <w:left w:val="nil"/>
              <w:bottom w:val="nil"/>
              <w:right w:val="nil"/>
            </w:tcBorders>
            <w:tcMar>
              <w:left w:w="105" w:type="dxa"/>
              <w:right w:w="105" w:type="dxa"/>
            </w:tcMar>
            <w:vAlign w:val="center"/>
          </w:tcPr>
          <w:p w:rsidR="0272D77B" w:rsidP="519B1739" w:rsidRDefault="31A087ED" w14:paraId="3CD4E647" w14:textId="0E0E9289">
            <w:pPr>
              <w:rPr>
                <w:rFonts w:eastAsia="Cambria" w:cs="Cambria"/>
              </w:rPr>
            </w:pPr>
            <w:r w:rsidRPr="519B1739">
              <w:rPr>
                <w:rFonts w:eastAsia="Cambria" w:cs="Cambria"/>
              </w:rPr>
              <w:t xml:space="preserve"> </w:t>
            </w:r>
          </w:p>
        </w:tc>
        <w:tc>
          <w:tcPr>
            <w:tcW w:w="984" w:type="dxa"/>
            <w:tcBorders>
              <w:top w:val="nil"/>
              <w:left w:val="nil"/>
              <w:bottom w:val="nil"/>
              <w:right w:val="nil"/>
            </w:tcBorders>
            <w:vAlign w:val="center"/>
          </w:tcPr>
          <w:p w:rsidR="0DFD59AF" w:rsidP="519B1739" w:rsidRDefault="0DFD59AF" w14:paraId="7A754123" w14:textId="57845A5A">
            <w:pPr>
              <w:rPr>
                <w:rFonts w:eastAsia="Cambria" w:cs="Cambria"/>
              </w:rPr>
            </w:pPr>
          </w:p>
        </w:tc>
      </w:tr>
    </w:tbl>
    <w:p w:rsidR="00B0637D" w:rsidP="519B1739" w:rsidRDefault="36BB67B4" w14:paraId="2078E613" w14:textId="4F12172D">
      <w:pPr>
        <w:rPr>
          <w:rFonts w:eastAsia="Cambria" w:cs="Cambria"/>
          <w:lang w:val="en-GB"/>
        </w:rPr>
      </w:pPr>
      <w:bookmarkStart w:name="_Int_nULvyYjE" w:id="2"/>
      <w:r w:rsidRPr="519B1739">
        <w:rPr>
          <w:rFonts w:eastAsia="Cambria" w:cs="Cambria"/>
        </w:rPr>
        <w:t xml:space="preserve"> </w:t>
      </w:r>
      <w:bookmarkEnd w:id="2"/>
    </w:p>
    <w:p w:rsidRPr="008769FD" w:rsidR="00B0637D" w:rsidP="519B1739" w:rsidRDefault="006B1483" w14:paraId="5B834ADE" w14:textId="042946E1">
      <w:pPr>
        <w:pStyle w:val="Title"/>
        <w:rPr>
          <w:rFonts w:ascii="Cambria" w:eastAsia="Cambria" w:cs="Cambria"/>
        </w:rPr>
      </w:pPr>
      <w:r w:rsidRPr="519B1739">
        <w:rPr>
          <w:rFonts w:ascii="Cambria" w:eastAsia="Cambria" w:cs="Cambria"/>
        </w:rPr>
        <w:br w:type="page"/>
      </w:r>
      <w:r w:rsidRPr="519B1739" w:rsidR="4BC01284">
        <w:rPr>
          <w:rStyle w:val="TitleChar"/>
        </w:rPr>
        <w:t>Inhoudsopgave</w:t>
      </w:r>
    </w:p>
    <w:sdt>
      <w:sdtPr>
        <w:id w:val="1215123407"/>
        <w:docPartObj>
          <w:docPartGallery w:val="Table of Contents"/>
          <w:docPartUnique/>
        </w:docPartObj>
      </w:sdtPr>
      <w:sdtContent>
        <w:p w:rsidR="519B1739" w:rsidP="519B1739" w:rsidRDefault="519B1739" w14:paraId="03DBEC97" w14:textId="0BE54EC0">
          <w:pPr>
            <w:pStyle w:val="TOC1"/>
            <w:tabs>
              <w:tab w:val="right" w:leader="dot" w:pos="9015"/>
            </w:tabs>
            <w:rPr>
              <w:rStyle w:val="Hyperlink"/>
            </w:rPr>
          </w:pPr>
          <w:r>
            <w:fldChar w:fldCharType="begin"/>
          </w:r>
          <w:r>
            <w:instrText xml:space="preserve">TOC \o \z \u \h</w:instrText>
          </w:r>
          <w:r>
            <w:fldChar w:fldCharType="separate"/>
          </w:r>
          <w:hyperlink w:anchor="_Toc1116247193">
            <w:r w:rsidRPr="62859E04" w:rsidR="62859E04">
              <w:rPr>
                <w:rStyle w:val="Hyperlink"/>
              </w:rPr>
              <w:t>INLEIDING</w:t>
            </w:r>
            <w:r>
              <w:tab/>
            </w:r>
            <w:r>
              <w:fldChar w:fldCharType="begin"/>
            </w:r>
            <w:r>
              <w:instrText xml:space="preserve">PAGEREF _Toc1116247193 \h</w:instrText>
            </w:r>
            <w:r>
              <w:fldChar w:fldCharType="separate"/>
            </w:r>
            <w:r w:rsidRPr="62859E04" w:rsidR="62859E04">
              <w:rPr>
                <w:rStyle w:val="Hyperlink"/>
              </w:rPr>
              <w:t>2</w:t>
            </w:r>
            <w:r>
              <w:fldChar w:fldCharType="end"/>
            </w:r>
          </w:hyperlink>
        </w:p>
        <w:p w:rsidR="519B1739" w:rsidP="519B1739" w:rsidRDefault="008A3E08" w14:paraId="685A344B" w14:textId="6B1D4F19">
          <w:pPr>
            <w:pStyle w:val="TOC2"/>
            <w:tabs>
              <w:tab w:val="right" w:leader="dot" w:pos="9015"/>
            </w:tabs>
            <w:rPr>
              <w:rStyle w:val="Hyperlink"/>
            </w:rPr>
          </w:pPr>
          <w:hyperlink w:anchor="_Toc2128669264">
            <w:r w:rsidRPr="62859E04" w:rsidR="62859E04">
              <w:rPr>
                <w:rStyle w:val="Hyperlink"/>
              </w:rPr>
              <w:t>INFORMATIE</w:t>
            </w:r>
            <w:r>
              <w:tab/>
            </w:r>
            <w:r>
              <w:fldChar w:fldCharType="begin"/>
            </w:r>
            <w:r>
              <w:instrText xml:space="preserve">PAGEREF _Toc2128669264 \h</w:instrText>
            </w:r>
            <w:r>
              <w:fldChar w:fldCharType="separate"/>
            </w:r>
            <w:r w:rsidRPr="62859E04" w:rsidR="62859E04">
              <w:rPr>
                <w:rStyle w:val="Hyperlink"/>
              </w:rPr>
              <w:t>3</w:t>
            </w:r>
            <w:r>
              <w:fldChar w:fldCharType="end"/>
            </w:r>
          </w:hyperlink>
        </w:p>
        <w:p w:rsidR="519B1739" w:rsidP="519B1739" w:rsidRDefault="008A3E08" w14:paraId="77BEDD36" w14:textId="04167049">
          <w:pPr>
            <w:pStyle w:val="TOC2"/>
            <w:tabs>
              <w:tab w:val="right" w:leader="dot" w:pos="9015"/>
            </w:tabs>
            <w:rPr>
              <w:rStyle w:val="Hyperlink"/>
            </w:rPr>
          </w:pPr>
          <w:hyperlink w:anchor="_Toc1866197019">
            <w:r w:rsidRPr="62859E04" w:rsidR="62859E04">
              <w:rPr>
                <w:rStyle w:val="Hyperlink"/>
              </w:rPr>
              <w:t>DEELVRAGEN</w:t>
            </w:r>
            <w:r>
              <w:tab/>
            </w:r>
            <w:r>
              <w:fldChar w:fldCharType="begin"/>
            </w:r>
            <w:r>
              <w:instrText xml:space="preserve">PAGEREF _Toc1866197019 \h</w:instrText>
            </w:r>
            <w:r>
              <w:fldChar w:fldCharType="separate"/>
            </w:r>
            <w:r w:rsidRPr="62859E04" w:rsidR="62859E04">
              <w:rPr>
                <w:rStyle w:val="Hyperlink"/>
              </w:rPr>
              <w:t>5</w:t>
            </w:r>
            <w:r>
              <w:fldChar w:fldCharType="end"/>
            </w:r>
          </w:hyperlink>
        </w:p>
        <w:p w:rsidR="519B1739" w:rsidP="519B1739" w:rsidRDefault="008A3E08" w14:paraId="5C244317" w14:textId="6112B943">
          <w:pPr>
            <w:pStyle w:val="TOC1"/>
            <w:tabs>
              <w:tab w:val="right" w:leader="dot" w:pos="9015"/>
            </w:tabs>
            <w:rPr>
              <w:rStyle w:val="Hyperlink"/>
            </w:rPr>
          </w:pPr>
          <w:hyperlink w:anchor="_Toc539088921">
            <w:r w:rsidRPr="62859E04" w:rsidR="62859E04">
              <w:rPr>
                <w:rStyle w:val="Hyperlink"/>
              </w:rPr>
              <w:t>WAT IS HET DOT FRAMEWORK?</w:t>
            </w:r>
            <w:r>
              <w:tab/>
            </w:r>
            <w:r>
              <w:fldChar w:fldCharType="begin"/>
            </w:r>
            <w:r>
              <w:instrText xml:space="preserve">PAGEREF _Toc539088921 \h</w:instrText>
            </w:r>
            <w:r>
              <w:fldChar w:fldCharType="separate"/>
            </w:r>
            <w:r w:rsidRPr="62859E04" w:rsidR="62859E04">
              <w:rPr>
                <w:rStyle w:val="Hyperlink"/>
              </w:rPr>
              <w:t>5</w:t>
            </w:r>
            <w:r>
              <w:fldChar w:fldCharType="end"/>
            </w:r>
          </w:hyperlink>
        </w:p>
        <w:p w:rsidR="519B1739" w:rsidP="519B1739" w:rsidRDefault="008A3E08" w14:paraId="10B8018F" w14:textId="0BA4B1AB">
          <w:pPr>
            <w:pStyle w:val="TOC3"/>
            <w:tabs>
              <w:tab w:val="right" w:leader="dot" w:pos="9015"/>
            </w:tabs>
            <w:rPr>
              <w:rStyle w:val="Hyperlink"/>
            </w:rPr>
          </w:pPr>
          <w:hyperlink w:anchor="_Toc1307824977">
            <w:r w:rsidRPr="62859E04" w:rsidR="62859E04">
              <w:rPr>
                <w:rStyle w:val="Hyperlink"/>
              </w:rPr>
              <w:t>THE WHAT OF THE RESEARCH</w:t>
            </w:r>
            <w:r>
              <w:tab/>
            </w:r>
            <w:r>
              <w:fldChar w:fldCharType="begin"/>
            </w:r>
            <w:r>
              <w:instrText xml:space="preserve">PAGEREF _Toc1307824977 \h</w:instrText>
            </w:r>
            <w:r>
              <w:fldChar w:fldCharType="separate"/>
            </w:r>
            <w:r w:rsidRPr="62859E04" w:rsidR="62859E04">
              <w:rPr>
                <w:rStyle w:val="Hyperlink"/>
              </w:rPr>
              <w:t>6</w:t>
            </w:r>
            <w:r>
              <w:fldChar w:fldCharType="end"/>
            </w:r>
          </w:hyperlink>
        </w:p>
        <w:p w:rsidR="519B1739" w:rsidP="519B1739" w:rsidRDefault="008A3E08" w14:paraId="1B56C6B9" w14:textId="53A82103">
          <w:pPr>
            <w:pStyle w:val="TOC3"/>
            <w:tabs>
              <w:tab w:val="right" w:leader="dot" w:pos="9015"/>
            </w:tabs>
            <w:rPr>
              <w:rStyle w:val="Hyperlink"/>
            </w:rPr>
          </w:pPr>
          <w:hyperlink w:anchor="_Toc734346337">
            <w:r w:rsidRPr="62859E04" w:rsidR="62859E04">
              <w:rPr>
                <w:rStyle w:val="Hyperlink"/>
              </w:rPr>
              <w:t>THE WHY OF THE RESEARCH</w:t>
            </w:r>
            <w:r>
              <w:tab/>
            </w:r>
            <w:r>
              <w:fldChar w:fldCharType="begin"/>
            </w:r>
            <w:r>
              <w:instrText xml:space="preserve">PAGEREF _Toc734346337 \h</w:instrText>
            </w:r>
            <w:r>
              <w:fldChar w:fldCharType="separate"/>
            </w:r>
            <w:r w:rsidRPr="62859E04" w:rsidR="62859E04">
              <w:rPr>
                <w:rStyle w:val="Hyperlink"/>
              </w:rPr>
              <w:t>6</w:t>
            </w:r>
            <w:r>
              <w:fldChar w:fldCharType="end"/>
            </w:r>
          </w:hyperlink>
        </w:p>
        <w:p w:rsidR="519B1739" w:rsidP="519B1739" w:rsidRDefault="008A3E08" w14:paraId="0DA2AAAD" w14:textId="7070B14F">
          <w:pPr>
            <w:pStyle w:val="TOC3"/>
            <w:tabs>
              <w:tab w:val="right" w:leader="dot" w:pos="9015"/>
            </w:tabs>
            <w:rPr>
              <w:rStyle w:val="Hyperlink"/>
            </w:rPr>
          </w:pPr>
          <w:hyperlink w:anchor="_Toc555567356">
            <w:r w:rsidRPr="62859E04" w:rsidR="62859E04">
              <w:rPr>
                <w:rStyle w:val="Hyperlink"/>
              </w:rPr>
              <w:t>THE HOW OF THE RESEARCH</w:t>
            </w:r>
            <w:r>
              <w:tab/>
            </w:r>
            <w:r>
              <w:fldChar w:fldCharType="begin"/>
            </w:r>
            <w:r>
              <w:instrText xml:space="preserve">PAGEREF _Toc555567356 \h</w:instrText>
            </w:r>
            <w:r>
              <w:fldChar w:fldCharType="separate"/>
            </w:r>
            <w:r w:rsidRPr="62859E04" w:rsidR="62859E04">
              <w:rPr>
                <w:rStyle w:val="Hyperlink"/>
              </w:rPr>
              <w:t>6</w:t>
            </w:r>
            <w:r>
              <w:fldChar w:fldCharType="end"/>
            </w:r>
          </w:hyperlink>
        </w:p>
        <w:p w:rsidR="519B1739" w:rsidP="519B1739" w:rsidRDefault="008A3E08" w14:paraId="5D198D3F" w14:textId="77CB63E6">
          <w:pPr>
            <w:pStyle w:val="TOC2"/>
            <w:tabs>
              <w:tab w:val="right" w:leader="dot" w:pos="9015"/>
            </w:tabs>
            <w:rPr>
              <w:rStyle w:val="Hyperlink"/>
            </w:rPr>
          </w:pPr>
          <w:hyperlink w:anchor="_Toc965041042">
            <w:r w:rsidRPr="62859E04" w:rsidR="62859E04">
              <w:rPr>
                <w:rStyle w:val="Hyperlink"/>
              </w:rPr>
              <w:t>TRIANGULATION</w:t>
            </w:r>
            <w:r>
              <w:tab/>
            </w:r>
            <w:r>
              <w:fldChar w:fldCharType="begin"/>
            </w:r>
            <w:r>
              <w:instrText xml:space="preserve">PAGEREF _Toc965041042 \h</w:instrText>
            </w:r>
            <w:r>
              <w:fldChar w:fldCharType="separate"/>
            </w:r>
            <w:r w:rsidRPr="62859E04" w:rsidR="62859E04">
              <w:rPr>
                <w:rStyle w:val="Hyperlink"/>
              </w:rPr>
              <w:t>7</w:t>
            </w:r>
            <w:r>
              <w:fldChar w:fldCharType="end"/>
            </w:r>
          </w:hyperlink>
        </w:p>
        <w:p w:rsidR="519B1739" w:rsidP="519B1739" w:rsidRDefault="008A3E08" w14:paraId="64FC1048" w14:textId="0B27BF67">
          <w:pPr>
            <w:pStyle w:val="TOC1"/>
            <w:tabs>
              <w:tab w:val="right" w:leader="dot" w:pos="9015"/>
            </w:tabs>
            <w:rPr>
              <w:rStyle w:val="Hyperlink"/>
            </w:rPr>
          </w:pPr>
          <w:hyperlink w:anchor="_Toc1532990138">
            <w:r w:rsidRPr="62859E04" w:rsidR="62859E04">
              <w:rPr>
                <w:rStyle w:val="Hyperlink"/>
              </w:rPr>
              <w:t>Dot framework gebruik</w:t>
            </w:r>
            <w:r>
              <w:tab/>
            </w:r>
            <w:r>
              <w:fldChar w:fldCharType="begin"/>
            </w:r>
            <w:r>
              <w:instrText xml:space="preserve">PAGEREF _Toc1532990138 \h</w:instrText>
            </w:r>
            <w:r>
              <w:fldChar w:fldCharType="separate"/>
            </w:r>
            <w:r w:rsidRPr="62859E04" w:rsidR="62859E04">
              <w:rPr>
                <w:rStyle w:val="Hyperlink"/>
              </w:rPr>
              <w:t>7</w:t>
            </w:r>
            <w:r>
              <w:fldChar w:fldCharType="end"/>
            </w:r>
          </w:hyperlink>
        </w:p>
        <w:p w:rsidR="519B1739" w:rsidP="519B1739" w:rsidRDefault="008A3E08" w14:paraId="2EA29326" w14:textId="266862D8">
          <w:pPr>
            <w:pStyle w:val="TOC1"/>
            <w:tabs>
              <w:tab w:val="right" w:leader="dot" w:pos="9015"/>
            </w:tabs>
            <w:rPr>
              <w:rStyle w:val="Hyperlink"/>
            </w:rPr>
          </w:pPr>
          <w:hyperlink w:anchor="_Toc21039648">
            <w:r w:rsidRPr="62859E04" w:rsidR="62859E04">
              <w:rPr>
                <w:rStyle w:val="Hyperlink"/>
              </w:rPr>
              <w:t>Deelvragen Beantwoorden</w:t>
            </w:r>
            <w:r>
              <w:tab/>
            </w:r>
            <w:r>
              <w:fldChar w:fldCharType="begin"/>
            </w:r>
            <w:r>
              <w:instrText xml:space="preserve">PAGEREF _Toc21039648 \h</w:instrText>
            </w:r>
            <w:r>
              <w:fldChar w:fldCharType="separate"/>
            </w:r>
            <w:r w:rsidRPr="62859E04" w:rsidR="62859E04">
              <w:rPr>
                <w:rStyle w:val="Hyperlink"/>
              </w:rPr>
              <w:t>9</w:t>
            </w:r>
            <w:r>
              <w:fldChar w:fldCharType="end"/>
            </w:r>
          </w:hyperlink>
        </w:p>
        <w:p w:rsidR="519B1739" w:rsidP="519B1739" w:rsidRDefault="008A3E08" w14:paraId="4A6408D0" w14:textId="7399A3FB">
          <w:pPr>
            <w:pStyle w:val="TOC3"/>
            <w:tabs>
              <w:tab w:val="right" w:leader="dot" w:pos="9015"/>
            </w:tabs>
            <w:rPr>
              <w:rStyle w:val="Hyperlink"/>
            </w:rPr>
          </w:pPr>
          <w:hyperlink w:anchor="_Toc1076846507">
            <w:r w:rsidRPr="62859E04" w:rsidR="62859E04">
              <w:rPr>
                <w:rStyle w:val="Hyperlink"/>
              </w:rPr>
              <w:t>Definitie van de doelgroep</w:t>
            </w:r>
            <w:r>
              <w:tab/>
            </w:r>
            <w:r>
              <w:fldChar w:fldCharType="begin"/>
            </w:r>
            <w:r>
              <w:instrText xml:space="preserve">PAGEREF _Toc1076846507 \h</w:instrText>
            </w:r>
            <w:r>
              <w:fldChar w:fldCharType="separate"/>
            </w:r>
            <w:r w:rsidRPr="62859E04" w:rsidR="62859E04">
              <w:rPr>
                <w:rStyle w:val="Hyperlink"/>
              </w:rPr>
              <w:t>10</w:t>
            </w:r>
            <w:r>
              <w:fldChar w:fldCharType="end"/>
            </w:r>
          </w:hyperlink>
        </w:p>
        <w:p w:rsidR="519B1739" w:rsidP="519B1739" w:rsidRDefault="008A3E08" w14:paraId="0A07275F" w14:textId="3319B646">
          <w:pPr>
            <w:pStyle w:val="TOC5"/>
            <w:tabs>
              <w:tab w:val="right" w:leader="dot" w:pos="9015"/>
            </w:tabs>
            <w:rPr>
              <w:rStyle w:val="Hyperlink"/>
            </w:rPr>
          </w:pPr>
          <w:hyperlink w:anchor="_Toc774898646">
            <w:r w:rsidRPr="62859E04" w:rsidR="62859E04">
              <w:rPr>
                <w:rStyle w:val="Hyperlink"/>
              </w:rPr>
              <w:t>Persona’s</w:t>
            </w:r>
            <w:r>
              <w:tab/>
            </w:r>
            <w:r>
              <w:fldChar w:fldCharType="begin"/>
            </w:r>
            <w:r>
              <w:instrText xml:space="preserve">PAGEREF _Toc774898646 \h</w:instrText>
            </w:r>
            <w:r>
              <w:fldChar w:fldCharType="separate"/>
            </w:r>
            <w:r w:rsidRPr="62859E04" w:rsidR="62859E04">
              <w:rPr>
                <w:rStyle w:val="Hyperlink"/>
              </w:rPr>
              <w:t>10</w:t>
            </w:r>
            <w:r>
              <w:fldChar w:fldCharType="end"/>
            </w:r>
          </w:hyperlink>
        </w:p>
        <w:p w:rsidR="519B1739" w:rsidP="519B1739" w:rsidRDefault="008A3E08" w14:paraId="2A615884" w14:textId="31399E11">
          <w:pPr>
            <w:pStyle w:val="TOC4"/>
            <w:tabs>
              <w:tab w:val="right" w:leader="dot" w:pos="9015"/>
            </w:tabs>
            <w:rPr>
              <w:rStyle w:val="Hyperlink"/>
            </w:rPr>
          </w:pPr>
          <w:hyperlink w:anchor="_Toc219928056">
            <w:r w:rsidRPr="62859E04" w:rsidR="62859E04">
              <w:rPr>
                <w:rStyle w:val="Hyperlink"/>
              </w:rPr>
              <w:t>Persona: Alex</w:t>
            </w:r>
            <w:r>
              <w:tab/>
            </w:r>
            <w:r>
              <w:fldChar w:fldCharType="begin"/>
            </w:r>
            <w:r>
              <w:instrText xml:space="preserve">PAGEREF _Toc219928056 \h</w:instrText>
            </w:r>
            <w:r>
              <w:fldChar w:fldCharType="separate"/>
            </w:r>
            <w:r w:rsidRPr="62859E04" w:rsidR="62859E04">
              <w:rPr>
                <w:rStyle w:val="Hyperlink"/>
              </w:rPr>
              <w:t>11</w:t>
            </w:r>
            <w:r>
              <w:fldChar w:fldCharType="end"/>
            </w:r>
          </w:hyperlink>
        </w:p>
        <w:p w:rsidR="519B1739" w:rsidP="519B1739" w:rsidRDefault="008A3E08" w14:paraId="4D48F483" w14:textId="3E1B2139">
          <w:pPr>
            <w:pStyle w:val="TOC4"/>
            <w:tabs>
              <w:tab w:val="right" w:leader="dot" w:pos="9015"/>
            </w:tabs>
            <w:rPr>
              <w:rStyle w:val="Hyperlink"/>
            </w:rPr>
          </w:pPr>
          <w:hyperlink w:anchor="_Toc168629498">
            <w:r w:rsidRPr="62859E04" w:rsidR="62859E04">
              <w:rPr>
                <w:rStyle w:val="Hyperlink"/>
              </w:rPr>
              <w:t>Persona: Sofia</w:t>
            </w:r>
            <w:r>
              <w:tab/>
            </w:r>
            <w:r>
              <w:fldChar w:fldCharType="begin"/>
            </w:r>
            <w:r>
              <w:instrText xml:space="preserve">PAGEREF _Toc168629498 \h</w:instrText>
            </w:r>
            <w:r>
              <w:fldChar w:fldCharType="separate"/>
            </w:r>
            <w:r w:rsidRPr="62859E04" w:rsidR="62859E04">
              <w:rPr>
                <w:rStyle w:val="Hyperlink"/>
              </w:rPr>
              <w:t>11</w:t>
            </w:r>
            <w:r>
              <w:fldChar w:fldCharType="end"/>
            </w:r>
          </w:hyperlink>
        </w:p>
        <w:p w:rsidR="519B1739" w:rsidP="519B1739" w:rsidRDefault="008A3E08" w14:paraId="19AD9D68" w14:textId="7BB3E73C">
          <w:pPr>
            <w:pStyle w:val="TOC4"/>
            <w:tabs>
              <w:tab w:val="right" w:leader="dot" w:pos="9015"/>
            </w:tabs>
            <w:rPr>
              <w:rStyle w:val="Hyperlink"/>
            </w:rPr>
          </w:pPr>
          <w:hyperlink w:anchor="_Toc1526501836">
            <w:r w:rsidRPr="62859E04" w:rsidR="62859E04">
              <w:rPr>
                <w:rStyle w:val="Hyperlink"/>
              </w:rPr>
              <w:t>Persona: Jelle</w:t>
            </w:r>
            <w:r>
              <w:tab/>
            </w:r>
            <w:r>
              <w:fldChar w:fldCharType="begin"/>
            </w:r>
            <w:r>
              <w:instrText xml:space="preserve">PAGEREF _Toc1526501836 \h</w:instrText>
            </w:r>
            <w:r>
              <w:fldChar w:fldCharType="separate"/>
            </w:r>
            <w:r w:rsidRPr="62859E04" w:rsidR="62859E04">
              <w:rPr>
                <w:rStyle w:val="Hyperlink"/>
              </w:rPr>
              <w:t>12</w:t>
            </w:r>
            <w:r>
              <w:fldChar w:fldCharType="end"/>
            </w:r>
          </w:hyperlink>
        </w:p>
        <w:p w:rsidR="519B1739" w:rsidP="519B1739" w:rsidRDefault="008A3E08" w14:paraId="0A307A7E" w14:textId="5B6666B7">
          <w:pPr>
            <w:pStyle w:val="TOC2"/>
            <w:tabs>
              <w:tab w:val="right" w:leader="dot" w:pos="9015"/>
            </w:tabs>
            <w:rPr>
              <w:rStyle w:val="Hyperlink"/>
            </w:rPr>
          </w:pPr>
          <w:hyperlink w:anchor="_Toc91356929">
            <w:r w:rsidRPr="62859E04" w:rsidR="62859E04">
              <w:rPr>
                <w:rStyle w:val="Hyperlink"/>
              </w:rPr>
              <w:t>Culturele Invloeden:</w:t>
            </w:r>
            <w:r>
              <w:tab/>
            </w:r>
            <w:r>
              <w:fldChar w:fldCharType="begin"/>
            </w:r>
            <w:r>
              <w:instrText xml:space="preserve">PAGEREF _Toc91356929 \h</w:instrText>
            </w:r>
            <w:r>
              <w:fldChar w:fldCharType="separate"/>
            </w:r>
            <w:r w:rsidRPr="62859E04" w:rsidR="62859E04">
              <w:rPr>
                <w:rStyle w:val="Hyperlink"/>
              </w:rPr>
              <w:t>12</w:t>
            </w:r>
            <w:r>
              <w:fldChar w:fldCharType="end"/>
            </w:r>
          </w:hyperlink>
        </w:p>
        <w:p w:rsidR="519B1739" w:rsidP="519B1739" w:rsidRDefault="008A3E08" w14:paraId="484C0EF3" w14:textId="718FA1F9">
          <w:pPr>
            <w:pStyle w:val="TOC3"/>
            <w:tabs>
              <w:tab w:val="right" w:leader="dot" w:pos="9015"/>
            </w:tabs>
            <w:rPr>
              <w:rStyle w:val="Hyperlink"/>
            </w:rPr>
          </w:pPr>
          <w:hyperlink w:anchor="_Toc1673481959">
            <w:r w:rsidRPr="62859E04" w:rsidR="62859E04">
              <w:rPr>
                <w:rStyle w:val="Hyperlink"/>
              </w:rPr>
              <w:t>Cultuur:</w:t>
            </w:r>
            <w:r>
              <w:tab/>
            </w:r>
            <w:r>
              <w:fldChar w:fldCharType="begin"/>
            </w:r>
            <w:r>
              <w:instrText xml:space="preserve">PAGEREF _Toc1673481959 \h</w:instrText>
            </w:r>
            <w:r>
              <w:fldChar w:fldCharType="separate"/>
            </w:r>
            <w:r w:rsidRPr="62859E04" w:rsidR="62859E04">
              <w:rPr>
                <w:rStyle w:val="Hyperlink"/>
              </w:rPr>
              <w:t>13</w:t>
            </w:r>
            <w:r>
              <w:fldChar w:fldCharType="end"/>
            </w:r>
          </w:hyperlink>
        </w:p>
        <w:p w:rsidR="519B1739" w:rsidP="62859E04" w:rsidRDefault="008A3E08" w14:paraId="338C19A7" w14:textId="3754845B">
          <w:pPr>
            <w:pStyle w:val="TOC2"/>
            <w:tabs>
              <w:tab w:val="right" w:leader="dot" w:pos="9015"/>
            </w:tabs>
            <w:rPr>
              <w:rStyle w:val="Hyperlink"/>
            </w:rPr>
          </w:pPr>
          <w:hyperlink w:anchor="_Toc1784478832">
            <w:r w:rsidRPr="62859E04" w:rsidR="62859E04">
              <w:rPr>
                <w:rStyle w:val="Hyperlink"/>
              </w:rPr>
              <w:t>Analyse van Gebruikerservaring</w:t>
            </w:r>
            <w:r>
              <w:tab/>
            </w:r>
            <w:r>
              <w:fldChar w:fldCharType="begin"/>
            </w:r>
            <w:r>
              <w:instrText xml:space="preserve">PAGEREF _Toc1784478832 \h</w:instrText>
            </w:r>
            <w:r>
              <w:fldChar w:fldCharType="separate"/>
            </w:r>
            <w:r w:rsidRPr="62859E04" w:rsidR="62859E04">
              <w:rPr>
                <w:rStyle w:val="Hyperlink"/>
              </w:rPr>
              <w:t>13</w:t>
            </w:r>
            <w:r>
              <w:fldChar w:fldCharType="end"/>
            </w:r>
          </w:hyperlink>
        </w:p>
        <w:p w:rsidR="519B1739" w:rsidP="62859E04" w:rsidRDefault="008A3E08" w14:paraId="583492CE" w14:textId="2BC5C695">
          <w:pPr>
            <w:pStyle w:val="TOC3"/>
            <w:tabs>
              <w:tab w:val="right" w:leader="dot" w:pos="9015"/>
            </w:tabs>
            <w:rPr>
              <w:rStyle w:val="Hyperlink"/>
            </w:rPr>
          </w:pPr>
          <w:hyperlink w:anchor="_Toc2048773212">
            <w:r w:rsidRPr="62859E04" w:rsidR="62859E04">
              <w:rPr>
                <w:rStyle w:val="Hyperlink"/>
              </w:rPr>
              <w:t>Gebruikerstest:</w:t>
            </w:r>
            <w:r>
              <w:tab/>
            </w:r>
            <w:r>
              <w:fldChar w:fldCharType="begin"/>
            </w:r>
            <w:r>
              <w:instrText xml:space="preserve">PAGEREF _Toc2048773212 \h</w:instrText>
            </w:r>
            <w:r>
              <w:fldChar w:fldCharType="separate"/>
            </w:r>
            <w:r w:rsidRPr="62859E04" w:rsidR="62859E04">
              <w:rPr>
                <w:rStyle w:val="Hyperlink"/>
              </w:rPr>
              <w:t>14</w:t>
            </w:r>
            <w:r>
              <w:fldChar w:fldCharType="end"/>
            </w:r>
          </w:hyperlink>
        </w:p>
        <w:p w:rsidR="519B1739" w:rsidP="519B1739" w:rsidRDefault="008A3E08" w14:paraId="28DAF965" w14:textId="7BFDF618">
          <w:pPr>
            <w:pStyle w:val="TOC3"/>
            <w:tabs>
              <w:tab w:val="right" w:leader="dot" w:pos="9015"/>
            </w:tabs>
            <w:rPr>
              <w:rStyle w:val="Hyperlink"/>
            </w:rPr>
          </w:pPr>
          <w:hyperlink w:anchor="_Toc1642712629">
            <w:r w:rsidRPr="62859E04" w:rsidR="62859E04">
              <w:rPr>
                <w:rStyle w:val="Hyperlink"/>
              </w:rPr>
              <w:t>Google form:</w:t>
            </w:r>
            <w:r>
              <w:tab/>
            </w:r>
            <w:r>
              <w:fldChar w:fldCharType="begin"/>
            </w:r>
            <w:r>
              <w:instrText xml:space="preserve">PAGEREF _Toc1642712629 \h</w:instrText>
            </w:r>
            <w:r>
              <w:fldChar w:fldCharType="separate"/>
            </w:r>
            <w:r w:rsidRPr="62859E04" w:rsidR="62859E04">
              <w:rPr>
                <w:rStyle w:val="Hyperlink"/>
              </w:rPr>
              <w:t>14</w:t>
            </w:r>
            <w:r>
              <w:fldChar w:fldCharType="end"/>
            </w:r>
          </w:hyperlink>
        </w:p>
        <w:p w:rsidR="62859E04" w:rsidP="62859E04" w:rsidRDefault="62859E04" w14:paraId="34204864" w14:textId="5FEA9A91">
          <w:pPr>
            <w:pStyle w:val="TOC1"/>
            <w:tabs>
              <w:tab w:val="right" w:leader="dot" w:pos="9015"/>
            </w:tabs>
            <w:rPr>
              <w:rStyle w:val="Hyperlink"/>
            </w:rPr>
          </w:pPr>
          <w:hyperlink w:anchor="_Toc158493666">
            <w:r w:rsidRPr="62859E04" w:rsidR="62859E04">
              <w:rPr>
                <w:rStyle w:val="Hyperlink"/>
              </w:rPr>
              <w:t>Resultaten gebruikerstesten</w:t>
            </w:r>
            <w:r>
              <w:tab/>
            </w:r>
            <w:r>
              <w:fldChar w:fldCharType="begin"/>
            </w:r>
            <w:r>
              <w:instrText xml:space="preserve">PAGEREF _Toc158493666 \h</w:instrText>
            </w:r>
            <w:r>
              <w:fldChar w:fldCharType="separate"/>
            </w:r>
            <w:r w:rsidRPr="62859E04" w:rsidR="62859E04">
              <w:rPr>
                <w:rStyle w:val="Hyperlink"/>
              </w:rPr>
              <w:t>14</w:t>
            </w:r>
            <w:r>
              <w:fldChar w:fldCharType="end"/>
            </w:r>
          </w:hyperlink>
          <w:r>
            <w:fldChar w:fldCharType="end"/>
          </w:r>
        </w:p>
      </w:sdtContent>
    </w:sdt>
    <w:p w:rsidR="00B0637D" w:rsidP="519B1739" w:rsidRDefault="00B0637D" w14:paraId="765B1A70" w14:textId="491785CA">
      <w:pPr>
        <w:pStyle w:val="TOC2"/>
        <w:rPr>
          <w:rStyle w:val="Hyperlink"/>
          <w:rFonts w:eastAsia="Cambria" w:cs="Cambria"/>
        </w:rPr>
      </w:pPr>
    </w:p>
    <w:p w:rsidR="00B0637D" w:rsidP="519B1739" w:rsidRDefault="00B0637D" w14:paraId="44DA62AF" w14:textId="37472A84">
      <w:pPr>
        <w:rPr>
          <w:rFonts w:eastAsia="Cambria" w:cs="Cambria"/>
        </w:rPr>
      </w:pPr>
    </w:p>
    <w:p w:rsidR="00B0637D" w:rsidP="519B1739" w:rsidRDefault="006B1483" w14:paraId="5AA88072" w14:textId="7E243103">
      <w:pPr>
        <w:rPr>
          <w:rFonts w:eastAsia="Cambria" w:cs="Cambria"/>
        </w:rPr>
      </w:pPr>
      <w:r w:rsidRPr="519B1739">
        <w:rPr>
          <w:rFonts w:eastAsia="Cambria" w:cs="Cambria"/>
        </w:rPr>
        <w:br w:type="page"/>
      </w:r>
    </w:p>
    <w:p w:rsidR="00B0637D" w:rsidP="519B1739" w:rsidRDefault="14292291" w14:paraId="65D946FB" w14:textId="0895F998">
      <w:pPr>
        <w:pStyle w:val="Heading1"/>
        <w:rPr>
          <w:rFonts w:eastAsia="Cambria" w:cs="Cambria"/>
          <w:caps w:val="1"/>
          <w:color w:val="FFFFFF" w:themeColor="background1"/>
          <w:sz w:val="22"/>
          <w:szCs w:val="22"/>
        </w:rPr>
      </w:pPr>
      <w:bookmarkStart w:name="_Toc217079565" w:id="3"/>
      <w:bookmarkStart w:name="_Toc1116247193" w:id="337989358"/>
      <w:r w:rsidRPr="62859E04" w:rsidR="14292291">
        <w:rPr>
          <w:rFonts w:eastAsia="Cambria" w:cs="Cambria"/>
        </w:rPr>
        <w:t>INLEIDING</w:t>
      </w:r>
      <w:bookmarkEnd w:id="3"/>
      <w:bookmarkEnd w:id="337989358"/>
    </w:p>
    <w:p w:rsidR="00B0637D" w:rsidP="519B1739" w:rsidRDefault="7259A55A" w14:paraId="0059A82B" w14:textId="15DD64A7">
      <w:pPr>
        <w:rPr>
          <w:rFonts w:eastAsia="Cambria" w:cs="Cambria"/>
        </w:rPr>
      </w:pPr>
      <w:r w:rsidRPr="519B1739">
        <w:rPr>
          <w:rFonts w:eastAsia="Cambria" w:cs="Cambria"/>
        </w:rPr>
        <w:t xml:space="preserve">Bij dit Fontys Hogeschool onderzoeksproject, aangevoerd door Jelle Manders en Art Nooijen, duiken we in de wereld van gebruikerservaring (UX) en gebruikersinterface van apps. </w:t>
      </w:r>
      <w:r w:rsidRPr="519B1739" w:rsidR="345B3443">
        <w:rPr>
          <w:rFonts w:eastAsia="Cambria" w:cs="Cambria"/>
        </w:rPr>
        <w:t>Onze hoofdvraag luidt als volgt</w:t>
      </w:r>
      <w:r w:rsidRPr="519B1739">
        <w:rPr>
          <w:rFonts w:eastAsia="Cambria" w:cs="Cambria"/>
        </w:rPr>
        <w:t>: "Hoe m?" Door te graven in dingen zoals de definitie, ontwikkeling, en hoe je UX/UI het beste kunt toepassen, plus het hele ontwerpproces en hoe het de manier waarop gebruikers met de app omgaan beïnvloedt, hopen we deze grote vraag goed te tackelen.</w:t>
      </w:r>
    </w:p>
    <w:p w:rsidR="00B0637D" w:rsidP="519B1739" w:rsidRDefault="00B0637D" w14:paraId="09130064" w14:textId="0DE394F7">
      <w:pPr>
        <w:rPr>
          <w:rFonts w:eastAsia="Cambria" w:cs="Cambria"/>
        </w:rPr>
      </w:pPr>
    </w:p>
    <w:p w:rsidR="00B0637D" w:rsidP="519B1739" w:rsidRDefault="14292291" w14:paraId="62BABFCD" w14:textId="5715A1D7">
      <w:pPr>
        <w:pStyle w:val="Heading2"/>
        <w:spacing w:before="0" w:after="0"/>
        <w:rPr>
          <w:rFonts w:eastAsia="Cambria" w:cs="Cambria"/>
          <w:caps w:val="1"/>
          <w:color w:val="000000" w:themeColor="text1"/>
          <w:sz w:val="20"/>
          <w:szCs w:val="20"/>
        </w:rPr>
      </w:pPr>
      <w:bookmarkStart w:name="_Toc978151306" w:id="5"/>
      <w:bookmarkStart w:name="_Toc2128669264" w:id="471289838"/>
      <w:r w:rsidRPr="62859E04" w:rsidR="14292291">
        <w:rPr>
          <w:rFonts w:eastAsia="Cambria" w:cs="Cambria"/>
          <w:color w:val="0563C1"/>
          <w:sz w:val="20"/>
          <w:szCs w:val="20"/>
        </w:rPr>
        <w:t>INFORMATIE</w:t>
      </w:r>
      <w:bookmarkEnd w:id="5"/>
      <w:bookmarkEnd w:id="471289838"/>
      <w:r w:rsidRPr="62859E04" w:rsidR="14292291">
        <w:rPr>
          <w:rFonts w:eastAsia="Cambria" w:cs="Cambria"/>
          <w:color w:val="0563C1"/>
          <w:sz w:val="20"/>
          <w:szCs w:val="20"/>
        </w:rPr>
        <w:t xml:space="preserve"> </w:t>
      </w:r>
    </w:p>
    <w:p w:rsidR="00B0637D" w:rsidP="519B1739" w:rsidRDefault="14292291" w14:paraId="6A21F3B4" w14:textId="104D61FF">
      <w:pPr>
        <w:rPr>
          <w:rFonts w:eastAsia="Cambria" w:cs="Cambria"/>
          <w:color w:val="000000" w:themeColor="text1"/>
        </w:rPr>
      </w:pPr>
      <w:r w:rsidRPr="519B1739">
        <w:rPr>
          <w:rFonts w:eastAsia="Cambria" w:cs="Cambria"/>
        </w:rPr>
        <w:t xml:space="preserve">Jelle Manders en Art Nooijen, tweedejaarsstudenten aan de HBO-ICT-opleiding van Fontys Hogeschool met een specialisatie in software, voeren dit project uit onder begeleiding van Leon Bokhorst. Het doel van het onderzoek is inzicht verwerven in </w:t>
      </w:r>
      <w:r w:rsidRPr="519B1739" w:rsidR="4243681D">
        <w:rPr>
          <w:rFonts w:eastAsia="Cambria" w:cs="Cambria"/>
        </w:rPr>
        <w:t xml:space="preserve">UI/UX </w:t>
      </w:r>
      <w:r w:rsidRPr="519B1739">
        <w:rPr>
          <w:rFonts w:eastAsia="Cambria" w:cs="Cambria"/>
        </w:rPr>
        <w:t>en ervaring opdoen met het DOT-framework.</w:t>
      </w:r>
    </w:p>
    <w:p w:rsidR="00B0637D" w:rsidP="519B1739" w:rsidRDefault="00B0637D" w14:paraId="083E9541" w14:textId="5DC72901">
      <w:pPr>
        <w:rPr>
          <w:rFonts w:eastAsia="Cambria" w:cs="Cambria"/>
        </w:rPr>
      </w:pPr>
    </w:p>
    <w:p w:rsidR="00B0637D" w:rsidP="519B1739" w:rsidRDefault="00B0637D" w14:paraId="1FF6E556" w14:textId="77EEE7B5">
      <w:pPr>
        <w:rPr>
          <w:rFonts w:eastAsia="Cambria" w:cs="Cambria"/>
        </w:rPr>
      </w:pPr>
    </w:p>
    <w:p w:rsidR="00B0637D" w:rsidP="519B1739" w:rsidRDefault="40055438" w14:paraId="6A96F085" w14:textId="3557A3AB">
      <w:pPr>
        <w:rPr>
          <w:rFonts w:eastAsia="Cambria" w:cs="Cambria"/>
        </w:rPr>
      </w:pPr>
      <w:r>
        <w:rPr>
          <w:noProof/>
        </w:rPr>
        <w:drawing>
          <wp:inline distT="0" distB="0" distL="0" distR="0" wp14:anchorId="59B11B10" wp14:editId="2D835531">
            <wp:extent cx="5731510" cy="4298950"/>
            <wp:effectExtent l="0" t="0" r="2540" b="6350"/>
            <wp:docPr id="395489186" name="Picture 395489186" descr="Design Designer GIF - Design Designer Client - Discover &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89186"/>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B93AB0">
        <w:br w:type="page"/>
      </w:r>
    </w:p>
    <w:p w:rsidR="519B1739" w:rsidRDefault="519B1739" w14:paraId="7965DFF5" w14:textId="35750982">
      <w:r>
        <w:br w:type="page"/>
      </w:r>
    </w:p>
    <w:p w:rsidR="00D45CCE" w:rsidP="519B1739" w:rsidRDefault="7B2CEB80" w14:paraId="72344B5A" w14:textId="238871B5">
      <w:pPr>
        <w:pStyle w:val="Title"/>
        <w:rPr>
          <w:rFonts w:ascii="Cambria" w:eastAsia="Cambria" w:cs="Cambria"/>
        </w:rPr>
      </w:pPr>
      <w:bookmarkStart w:name="_Toc1583159949" w:id="7"/>
      <w:r>
        <w:t>HOOFDVRAAG</w:t>
      </w:r>
      <w:bookmarkEnd w:id="7"/>
    </w:p>
    <w:p w:rsidRPr="00903556" w:rsidR="00903556" w:rsidP="519B1739" w:rsidRDefault="47073D13" w14:paraId="351C9740" w14:textId="0FE11701">
      <w:pPr>
        <w:rPr>
          <w:rFonts w:eastAsia="Cambria" w:cs="Cambria"/>
          <w:color w:val="5066DB"/>
          <w:sz w:val="42"/>
          <w:szCs w:val="42"/>
        </w:rPr>
      </w:pPr>
      <w:r w:rsidRPr="519B1739">
        <w:rPr>
          <w:rFonts w:eastAsia="Cambria" w:cs="Cambria"/>
        </w:rPr>
        <w:t>"Hoe beïnvloeden culturele verschillen in waarden en communicatiestijlen van de Travelers-doelgroep (2</w:t>
      </w:r>
      <w:r w:rsidRPr="519B1739" w:rsidR="154E30EA">
        <w:rPr>
          <w:rFonts w:eastAsia="Cambria" w:cs="Cambria"/>
        </w:rPr>
        <w:t>0</w:t>
      </w:r>
      <w:r w:rsidRPr="519B1739">
        <w:rPr>
          <w:rFonts w:eastAsia="Cambria" w:cs="Cambria"/>
        </w:rPr>
        <w:t>-</w:t>
      </w:r>
      <w:r w:rsidRPr="519B1739" w:rsidR="6DFC5C8A">
        <w:rPr>
          <w:rFonts w:eastAsia="Cambria" w:cs="Cambria"/>
        </w:rPr>
        <w:t>5</w:t>
      </w:r>
      <w:r w:rsidRPr="519B1739">
        <w:rPr>
          <w:rFonts w:eastAsia="Cambria" w:cs="Cambria"/>
        </w:rPr>
        <w:t>0 jaar) de gebruikerservaring bij het navigeren door TravelXPToday, en welke specifieke ontwerpaanpassingen kunnen worden aanbevolen om deze ervaring binnen drie weken te optimaliseren, gebaseerd op een reeks van gerichte gebruikerstesten?"</w:t>
      </w:r>
    </w:p>
    <w:p w:rsidR="519B1739" w:rsidP="519B1739" w:rsidRDefault="519B1739" w14:paraId="05C28EF6" w14:textId="173FF92C">
      <w:pPr>
        <w:pStyle w:val="Heading2"/>
        <w:spacing w:before="0" w:after="0"/>
        <w:rPr>
          <w:rFonts w:eastAsia="Cambria" w:cs="Cambria"/>
          <w:color w:val="0563C1"/>
          <w:sz w:val="20"/>
          <w:szCs w:val="20"/>
        </w:rPr>
      </w:pPr>
    </w:p>
    <w:p w:rsidR="519B1739" w:rsidP="519B1739" w:rsidRDefault="519B1739" w14:paraId="6669E278" w14:textId="65E78FAD">
      <w:pPr>
        <w:pStyle w:val="Heading2"/>
        <w:spacing w:before="0" w:after="0"/>
        <w:rPr>
          <w:rFonts w:eastAsia="Cambria" w:cs="Cambria"/>
          <w:color w:val="0563C1"/>
          <w:sz w:val="20"/>
          <w:szCs w:val="20"/>
        </w:rPr>
      </w:pPr>
    </w:p>
    <w:p w:rsidR="00B0637D" w:rsidP="519B1739" w:rsidRDefault="7B2CEB80" w14:paraId="27ECE57B" w14:textId="125E2163">
      <w:pPr>
        <w:pStyle w:val="Heading2"/>
        <w:spacing w:before="0" w:after="0"/>
        <w:rPr>
          <w:rFonts w:eastAsia="Cambria" w:cs="Cambria"/>
        </w:rPr>
      </w:pPr>
      <w:bookmarkStart w:name="_Toc1350791897" w:id="8"/>
      <w:bookmarkStart w:name="_Toc1866197019" w:id="1127743328"/>
      <w:r w:rsidRPr="62859E04" w:rsidR="7B2CEB80">
        <w:rPr>
          <w:rFonts w:eastAsia="Cambria" w:cs="Cambria"/>
          <w:color w:val="0563C1"/>
          <w:sz w:val="20"/>
          <w:szCs w:val="20"/>
        </w:rPr>
        <w:t>DEELVRAGEN</w:t>
      </w:r>
      <w:bookmarkEnd w:id="8"/>
      <w:bookmarkEnd w:id="1127743328"/>
    </w:p>
    <w:p w:rsidR="0E2CD4F2" w:rsidP="519B1739" w:rsidRDefault="2C7958F8" w14:paraId="6C4A08B1" w14:textId="6E145B69">
      <w:pPr>
        <w:pStyle w:val="ListParagraph"/>
        <w:numPr>
          <w:ilvl w:val="0"/>
          <w:numId w:val="12"/>
        </w:numPr>
        <w:rPr>
          <w:rFonts w:eastAsia="Cambria" w:cs="Cambria"/>
        </w:rPr>
      </w:pPr>
      <w:r w:rsidRPr="519B1739">
        <w:rPr>
          <w:rFonts w:eastAsia="Cambria" w:cs="Cambria"/>
          <w:b/>
          <w:bCs/>
        </w:rPr>
        <w:t>Definitie van de Doelgroep:</w:t>
      </w:r>
      <w:r w:rsidRPr="519B1739">
        <w:rPr>
          <w:rFonts w:eastAsia="Cambria" w:cs="Cambria"/>
        </w:rPr>
        <w:t xml:space="preserve"> "Wat kenmerkt de Travelers-doelgroep/persona in termen van hun culturele achtergrond, waarden</w:t>
      </w:r>
      <w:r w:rsidRPr="519B1739" w:rsidR="26BF8567">
        <w:rPr>
          <w:rFonts w:eastAsia="Cambria" w:cs="Cambria"/>
        </w:rPr>
        <w:t xml:space="preserve">, </w:t>
      </w:r>
      <w:r w:rsidRPr="519B1739" w:rsidR="6DFC5C8A">
        <w:rPr>
          <w:rFonts w:eastAsia="Cambria" w:cs="Cambria"/>
        </w:rPr>
        <w:t>leeftijd en</w:t>
      </w:r>
      <w:r w:rsidRPr="519B1739">
        <w:rPr>
          <w:rFonts w:eastAsia="Cambria" w:cs="Cambria"/>
        </w:rPr>
        <w:t xml:space="preserve"> communicatiestijlen?"</w:t>
      </w:r>
    </w:p>
    <w:p w:rsidR="0E2CD4F2" w:rsidP="519B1739" w:rsidRDefault="2C7958F8" w14:paraId="547E9B07" w14:textId="0835FD0B">
      <w:pPr>
        <w:pStyle w:val="ListParagraph"/>
        <w:numPr>
          <w:ilvl w:val="0"/>
          <w:numId w:val="12"/>
        </w:numPr>
        <w:rPr>
          <w:rFonts w:eastAsia="Cambria" w:cs="Cambria"/>
        </w:rPr>
      </w:pPr>
      <w:r w:rsidRPr="519B1739">
        <w:rPr>
          <w:rFonts w:eastAsia="Cambria" w:cs="Cambria"/>
          <w:b/>
          <w:bCs/>
        </w:rPr>
        <w:t>Analyse van Gebruikerservaring:</w:t>
      </w:r>
      <w:r w:rsidRPr="519B1739">
        <w:rPr>
          <w:rFonts w:eastAsia="Cambria" w:cs="Cambria"/>
        </w:rPr>
        <w:t xml:space="preserve"> "Hoe ervaren </w:t>
      </w:r>
      <w:r w:rsidRPr="519B1739" w:rsidR="34EDD092">
        <w:rPr>
          <w:rFonts w:eastAsia="Cambria" w:cs="Cambria"/>
        </w:rPr>
        <w:t xml:space="preserve">mensen </w:t>
      </w:r>
      <w:r w:rsidRPr="519B1739">
        <w:rPr>
          <w:rFonts w:eastAsia="Cambria" w:cs="Cambria"/>
        </w:rPr>
        <w:t>van de Travelers-doelgroep momenteel het navigeren door TravelXPToday, en welke specifieke uitdagingen ondervinden zij?"</w:t>
      </w:r>
    </w:p>
    <w:p w:rsidR="0810470E" w:rsidP="519B1739" w:rsidRDefault="0810470E" w14:paraId="518248C1" w14:textId="528CB236">
      <w:pPr>
        <w:pStyle w:val="ListParagraph"/>
        <w:numPr>
          <w:ilvl w:val="1"/>
          <w:numId w:val="12"/>
        </w:numPr>
        <w:rPr>
          <w:rFonts w:eastAsia="Cambria" w:cs="Cambria"/>
        </w:rPr>
      </w:pPr>
      <w:r w:rsidRPr="519B1739">
        <w:rPr>
          <w:rFonts w:eastAsia="Cambria" w:cs="Cambria"/>
        </w:rPr>
        <w:t>Welke ontwerpelementen en functionaliteiten van TravelXPToday zijn momenteel goed afgestemd op de behoeften van de doelgroep, en welke vereisen verbetering?</w:t>
      </w:r>
    </w:p>
    <w:p w:rsidR="003650E2" w:rsidP="519B1739" w:rsidRDefault="2C7958F8" w14:paraId="533B059F" w14:textId="6886FC33">
      <w:pPr>
        <w:pStyle w:val="ListParagraph"/>
        <w:numPr>
          <w:ilvl w:val="0"/>
          <w:numId w:val="12"/>
        </w:numPr>
        <w:rPr>
          <w:rFonts w:eastAsia="Cambria" w:cs="Cambria"/>
        </w:rPr>
      </w:pPr>
      <w:r w:rsidRPr="519B1739">
        <w:rPr>
          <w:rFonts w:eastAsia="Cambria" w:cs="Cambria"/>
          <w:b/>
          <w:bCs/>
        </w:rPr>
        <w:t xml:space="preserve">Culturele Invloeden: </w:t>
      </w:r>
      <w:r w:rsidRPr="519B1739">
        <w:rPr>
          <w:rFonts w:eastAsia="Cambria" w:cs="Cambria"/>
        </w:rPr>
        <w:t>"</w:t>
      </w:r>
      <w:r w:rsidRPr="519B1739" w:rsidR="29D9FF04">
        <w:rPr>
          <w:rFonts w:eastAsia="Cambria" w:cs="Cambria"/>
        </w:rPr>
        <w:t xml:space="preserve"> Welke cultuurverschillen spelen de grootste rol als het gaat om hoe mensen TravelXPToday zien en gebruiken</w:t>
      </w:r>
      <w:r w:rsidRPr="519B1739">
        <w:rPr>
          <w:rFonts w:eastAsia="Cambria" w:cs="Cambria"/>
        </w:rPr>
        <w:t>?"</w:t>
      </w:r>
    </w:p>
    <w:p w:rsidR="003650E2" w:rsidP="519B1739" w:rsidRDefault="2C7958F8" w14:paraId="1026EBE1" w14:textId="650FD82D">
      <w:pPr>
        <w:pStyle w:val="ListParagraph"/>
        <w:numPr>
          <w:ilvl w:val="0"/>
          <w:numId w:val="12"/>
        </w:numPr>
        <w:rPr>
          <w:rFonts w:eastAsia="Cambria" w:cs="Cambria"/>
        </w:rPr>
      </w:pPr>
      <w:r w:rsidRPr="519B1739">
        <w:rPr>
          <w:rFonts w:eastAsia="Cambria" w:cs="Cambria"/>
          <w:b/>
          <w:bCs/>
        </w:rPr>
        <w:t>Gebruikerstesten</w:t>
      </w:r>
      <w:r w:rsidRPr="519B1739">
        <w:rPr>
          <w:rFonts w:eastAsia="Cambria" w:cs="Cambria"/>
        </w:rPr>
        <w:t>: "Hoe kunnen gerichte gebruikerstesten worden opgezet en uitgevoerd om inzicht te krijgen in de behoeften en voorkeuren van de Travelers-doelgroep?"</w:t>
      </w:r>
    </w:p>
    <w:p w:rsidRPr="00D45CCE" w:rsidR="00470CAA" w:rsidP="519B1739" w:rsidRDefault="00470CAA" w14:paraId="0A074DEC" w14:textId="77777777">
      <w:pPr>
        <w:rPr>
          <w:rFonts w:eastAsia="Cambria" w:cs="Cambria"/>
        </w:rPr>
      </w:pPr>
    </w:p>
    <w:p w:rsidR="00B0637D" w:rsidP="519B1739" w:rsidRDefault="006B1483" w14:paraId="7C61C454" w14:textId="59CEF5AE">
      <w:pPr>
        <w:rPr>
          <w:rFonts w:eastAsia="Cambria" w:cs="Cambria"/>
        </w:rPr>
      </w:pPr>
      <w:r w:rsidRPr="519B1739">
        <w:rPr>
          <w:rFonts w:eastAsia="Cambria" w:cs="Cambria"/>
        </w:rPr>
        <w:br w:type="page"/>
      </w:r>
    </w:p>
    <w:p w:rsidR="00B0637D" w:rsidP="519B1739" w:rsidRDefault="6CEB2F9D" w14:paraId="46217D84" w14:textId="5B7012FA">
      <w:pPr>
        <w:pStyle w:val="Heading1"/>
        <w:rPr>
          <w:rFonts w:eastAsia="Cambria" w:cs="Cambria"/>
          <w:caps w:val="1"/>
          <w:color w:val="FFFFFF" w:themeColor="background1"/>
          <w:sz w:val="22"/>
          <w:szCs w:val="22"/>
        </w:rPr>
      </w:pPr>
      <w:bookmarkStart w:name="_Toc765800074" w:id="10"/>
      <w:bookmarkStart w:name="_Toc539088921" w:id="1169337165"/>
      <w:r w:rsidRPr="62859E04" w:rsidR="6CEB2F9D">
        <w:rPr>
          <w:rFonts w:eastAsia="Cambria" w:cs="Cambria"/>
        </w:rPr>
        <w:t>WAT IS HET DOT FRAMEWORK?</w:t>
      </w:r>
      <w:bookmarkEnd w:id="10"/>
      <w:bookmarkEnd w:id="1169337165"/>
    </w:p>
    <w:p w:rsidR="00B0637D" w:rsidP="519B1739" w:rsidRDefault="6CEB2F9D" w14:paraId="0AA78ACA" w14:textId="4E53292D">
      <w:pPr>
        <w:rPr>
          <w:rFonts w:eastAsia="Cambria" w:cs="Cambria"/>
          <w:color w:val="000000" w:themeColor="text1"/>
        </w:rPr>
      </w:pPr>
      <w:r w:rsidRPr="519B1739">
        <w:rPr>
          <w:rFonts w:eastAsia="Cambria" w:cs="Cambria"/>
        </w:rPr>
        <w:t>Het DOT-framework is een verzameling van onderzoeksmethodes die special ontworpen is voor praktijkgericht onderzoek binnen de ICT. Hier onder vallen strategieën zoals veldonderzoek bibliotheek onderzoek en labonderzoek meetbare resultaten, werkplaatsonderzoek en prototypes en showroomonderzoek. (Vogel, n.d.)[^1]</w:t>
      </w:r>
    </w:p>
    <w:p w:rsidR="00B0637D" w:rsidP="519B1739" w:rsidRDefault="00B0637D" w14:paraId="584F56A9" w14:textId="53E23E10">
      <w:pPr>
        <w:rPr>
          <w:rFonts w:eastAsia="Cambria" w:cs="Cambria"/>
        </w:rPr>
      </w:pPr>
    </w:p>
    <w:p w:rsidR="00B0637D" w:rsidP="519B1739" w:rsidRDefault="6CEB2F9D" w14:paraId="78EBCA3D" w14:textId="44E9B30B">
      <w:pPr>
        <w:rPr>
          <w:rFonts w:eastAsia="Cambria" w:cs="Cambria"/>
          <w:caps/>
          <w:color w:val="000000" w:themeColor="text1"/>
        </w:rPr>
      </w:pPr>
      <w:r w:rsidRPr="519B1739">
        <w:rPr>
          <w:rFonts w:eastAsia="Cambria" w:cs="Cambria"/>
          <w:color w:val="0563C1"/>
        </w:rPr>
        <w:t>A DEVELOPMENT ORIENTED TRIANGULATION FRAMEWORK</w:t>
      </w:r>
    </w:p>
    <w:p w:rsidR="00B0637D" w:rsidP="519B1739" w:rsidRDefault="6CEB2F9D" w14:paraId="5D8A3D8A" w14:textId="5C51F4EE">
      <w:pPr>
        <w:rPr>
          <w:rFonts w:eastAsia="Cambria" w:cs="Cambria"/>
          <w:color w:val="000000" w:themeColor="text1"/>
        </w:rPr>
      </w:pPr>
      <w:r w:rsidRPr="62859E04" w:rsidR="6CEB2F9D">
        <w:rPr>
          <w:rFonts w:eastAsia="Cambria" w:cs="Cambria"/>
        </w:rPr>
        <w:t>“</w:t>
      </w:r>
      <w:r w:rsidRPr="62859E04" w:rsidR="6CEB2F9D">
        <w:rPr>
          <w:rFonts w:eastAsia="Cambria" w:cs="Cambria"/>
        </w:rPr>
        <w:t>To</w:t>
      </w:r>
      <w:r w:rsidRPr="62859E04" w:rsidR="6CEB2F9D">
        <w:rPr>
          <w:rFonts w:eastAsia="Cambria" w:cs="Cambria"/>
        </w:rPr>
        <w:t xml:space="preserve"> help </w:t>
      </w:r>
      <w:r w:rsidRPr="62859E04" w:rsidR="6CEB2F9D">
        <w:rPr>
          <w:rFonts w:eastAsia="Cambria" w:cs="Cambria"/>
        </w:rPr>
        <w:t>you</w:t>
      </w:r>
      <w:r w:rsidRPr="62859E04" w:rsidR="6CEB2F9D">
        <w:rPr>
          <w:rFonts w:eastAsia="Cambria" w:cs="Cambria"/>
        </w:rPr>
        <w:t xml:space="preserve"> in </w:t>
      </w:r>
      <w:r w:rsidRPr="62859E04" w:rsidR="6CEB2F9D">
        <w:rPr>
          <w:rFonts w:eastAsia="Cambria" w:cs="Cambria"/>
        </w:rPr>
        <w:t>your</w:t>
      </w:r>
      <w:r w:rsidRPr="62859E04" w:rsidR="6CEB2F9D">
        <w:rPr>
          <w:rFonts w:eastAsia="Cambria" w:cs="Cambria"/>
        </w:rPr>
        <w:t xml:space="preserve"> </w:t>
      </w:r>
      <w:bookmarkStart w:name="_Int_ZWROFfWl" w:id="871035552"/>
      <w:r w:rsidRPr="62859E04" w:rsidR="6CEB2F9D">
        <w:rPr>
          <w:rFonts w:eastAsia="Cambria" w:cs="Cambria"/>
        </w:rPr>
        <w:t>ICT research</w:t>
      </w:r>
      <w:bookmarkEnd w:id="871035552"/>
      <w:r w:rsidRPr="62859E04" w:rsidR="6CEB2F9D">
        <w:rPr>
          <w:rFonts w:eastAsia="Cambria" w:cs="Cambria"/>
        </w:rPr>
        <w:t xml:space="preserve">, we </w:t>
      </w:r>
      <w:r w:rsidRPr="62859E04" w:rsidR="6CEB2F9D">
        <w:rPr>
          <w:rFonts w:eastAsia="Cambria" w:cs="Cambria"/>
        </w:rPr>
        <w:t>advise</w:t>
      </w:r>
      <w:r w:rsidRPr="62859E04" w:rsidR="6CEB2F9D">
        <w:rPr>
          <w:rFonts w:eastAsia="Cambria" w:cs="Cambria"/>
        </w:rPr>
        <w:t xml:space="preserve"> </w:t>
      </w:r>
      <w:r w:rsidRPr="62859E04" w:rsidR="6CEB2F9D">
        <w:rPr>
          <w:rFonts w:eastAsia="Cambria" w:cs="Cambria"/>
        </w:rPr>
        <w:t>the</w:t>
      </w:r>
      <w:r w:rsidRPr="62859E04" w:rsidR="6CEB2F9D">
        <w:rPr>
          <w:rFonts w:eastAsia="Cambria" w:cs="Cambria"/>
        </w:rPr>
        <w:t xml:space="preserve"> </w:t>
      </w:r>
      <w:r w:rsidRPr="62859E04" w:rsidR="6CEB2F9D">
        <w:rPr>
          <w:rFonts w:eastAsia="Cambria" w:cs="Cambria"/>
        </w:rPr>
        <w:t>use</w:t>
      </w:r>
      <w:r w:rsidRPr="62859E04" w:rsidR="6CEB2F9D">
        <w:rPr>
          <w:rFonts w:eastAsia="Cambria" w:cs="Cambria"/>
        </w:rPr>
        <w:t xml:space="preserve"> of </w:t>
      </w:r>
      <w:r w:rsidRPr="62859E04" w:rsidR="6CEB2F9D">
        <w:rPr>
          <w:rFonts w:eastAsia="Cambria" w:cs="Cambria"/>
        </w:rPr>
        <w:t>the</w:t>
      </w:r>
      <w:r w:rsidRPr="62859E04" w:rsidR="6CEB2F9D">
        <w:rPr>
          <w:rFonts w:eastAsia="Cambria" w:cs="Cambria"/>
        </w:rPr>
        <w:t xml:space="preserve"> Development </w:t>
      </w:r>
      <w:r w:rsidRPr="62859E04" w:rsidR="6CEB2F9D">
        <w:rPr>
          <w:rFonts w:eastAsia="Cambria" w:cs="Cambria"/>
        </w:rPr>
        <w:t>Oriented</w:t>
      </w:r>
      <w:r w:rsidRPr="62859E04" w:rsidR="6CEB2F9D">
        <w:rPr>
          <w:rFonts w:eastAsia="Cambria" w:cs="Cambria"/>
        </w:rPr>
        <w:t xml:space="preserve"> </w:t>
      </w:r>
      <w:r w:rsidRPr="62859E04" w:rsidR="6CEB2F9D">
        <w:rPr>
          <w:rFonts w:eastAsia="Cambria" w:cs="Cambria"/>
        </w:rPr>
        <w:t>Triangulation</w:t>
      </w:r>
      <w:r w:rsidRPr="62859E04" w:rsidR="6CEB2F9D">
        <w:rPr>
          <w:rFonts w:eastAsia="Cambria" w:cs="Cambria"/>
        </w:rPr>
        <w:t xml:space="preserve"> (DOT) </w:t>
      </w:r>
      <w:r w:rsidRPr="62859E04" w:rsidR="6CEB2F9D">
        <w:rPr>
          <w:rFonts w:eastAsia="Cambria" w:cs="Cambria"/>
        </w:rPr>
        <w:t>framework</w:t>
      </w:r>
      <w:r w:rsidRPr="62859E04" w:rsidR="6CEB2F9D">
        <w:rPr>
          <w:rFonts w:eastAsia="Cambria" w:cs="Cambria"/>
        </w:rPr>
        <w:t xml:space="preserve"> ([1]). The DOT </w:t>
      </w:r>
      <w:r w:rsidRPr="62859E04" w:rsidR="6CEB2F9D">
        <w:rPr>
          <w:rFonts w:eastAsia="Cambria" w:cs="Cambria"/>
        </w:rPr>
        <w:t>framework</w:t>
      </w:r>
      <w:r w:rsidRPr="62859E04" w:rsidR="6CEB2F9D">
        <w:rPr>
          <w:rFonts w:eastAsia="Cambria" w:cs="Cambria"/>
        </w:rPr>
        <w:t xml:space="preserve"> </w:t>
      </w:r>
      <w:r w:rsidRPr="62859E04" w:rsidR="6CEB2F9D">
        <w:rPr>
          <w:rFonts w:eastAsia="Cambria" w:cs="Cambria"/>
        </w:rPr>
        <w:t>can</w:t>
      </w:r>
      <w:r w:rsidRPr="62859E04" w:rsidR="6CEB2F9D">
        <w:rPr>
          <w:rFonts w:eastAsia="Cambria" w:cs="Cambria"/>
        </w:rPr>
        <w:t xml:space="preserve"> help </w:t>
      </w:r>
      <w:r w:rsidRPr="62859E04" w:rsidR="6CEB2F9D">
        <w:rPr>
          <w:rFonts w:eastAsia="Cambria" w:cs="Cambria"/>
        </w:rPr>
        <w:t>you</w:t>
      </w:r>
      <w:r w:rsidRPr="62859E04" w:rsidR="6CEB2F9D">
        <w:rPr>
          <w:rFonts w:eastAsia="Cambria" w:cs="Cambria"/>
        </w:rPr>
        <w:t xml:space="preserve"> </w:t>
      </w:r>
      <w:r w:rsidRPr="62859E04" w:rsidR="6CEB2F9D">
        <w:rPr>
          <w:rFonts w:eastAsia="Cambria" w:cs="Cambria"/>
        </w:rPr>
        <w:t>to</w:t>
      </w:r>
      <w:r w:rsidRPr="62859E04" w:rsidR="6CEB2F9D">
        <w:rPr>
          <w:rFonts w:eastAsia="Cambria" w:cs="Cambria"/>
        </w:rPr>
        <w:t xml:space="preserve"> </w:t>
      </w:r>
      <w:r w:rsidRPr="62859E04" w:rsidR="6CEB2F9D">
        <w:rPr>
          <w:rFonts w:eastAsia="Cambria" w:cs="Cambria"/>
        </w:rPr>
        <w:t>structure</w:t>
      </w:r>
      <w:r w:rsidRPr="62859E04" w:rsidR="6CEB2F9D">
        <w:rPr>
          <w:rFonts w:eastAsia="Cambria" w:cs="Cambria"/>
        </w:rPr>
        <w:t xml:space="preserve"> </w:t>
      </w:r>
      <w:r w:rsidRPr="62859E04" w:rsidR="6CEB2F9D">
        <w:rPr>
          <w:rFonts w:eastAsia="Cambria" w:cs="Cambria"/>
        </w:rPr>
        <w:t>your</w:t>
      </w:r>
      <w:r w:rsidRPr="62859E04" w:rsidR="6CEB2F9D">
        <w:rPr>
          <w:rFonts w:eastAsia="Cambria" w:cs="Cambria"/>
        </w:rPr>
        <w:t xml:space="preserve"> research </w:t>
      </w:r>
      <w:r w:rsidRPr="62859E04" w:rsidR="6CEB2F9D">
        <w:rPr>
          <w:rFonts w:eastAsia="Cambria" w:cs="Cambria"/>
        </w:rPr>
        <w:t>and</w:t>
      </w:r>
      <w:r w:rsidRPr="62859E04" w:rsidR="6CEB2F9D">
        <w:rPr>
          <w:rFonts w:eastAsia="Cambria" w:cs="Cambria"/>
        </w:rPr>
        <w:t xml:space="preserve"> </w:t>
      </w:r>
      <w:r w:rsidRPr="62859E04" w:rsidR="6CEB2F9D">
        <w:rPr>
          <w:rFonts w:eastAsia="Cambria" w:cs="Cambria"/>
        </w:rPr>
        <w:t>to</w:t>
      </w:r>
      <w:r w:rsidRPr="62859E04" w:rsidR="6CEB2F9D">
        <w:rPr>
          <w:rFonts w:eastAsia="Cambria" w:cs="Cambria"/>
        </w:rPr>
        <w:t xml:space="preserve"> </w:t>
      </w:r>
      <w:r w:rsidRPr="62859E04" w:rsidR="6CEB2F9D">
        <w:rPr>
          <w:rFonts w:eastAsia="Cambria" w:cs="Cambria"/>
        </w:rPr>
        <w:t>communicate</w:t>
      </w:r>
      <w:r w:rsidRPr="62859E04" w:rsidR="6CEB2F9D">
        <w:rPr>
          <w:rFonts w:eastAsia="Cambria" w:cs="Cambria"/>
        </w:rPr>
        <w:t xml:space="preserve"> </w:t>
      </w:r>
      <w:r w:rsidRPr="62859E04" w:rsidR="6CEB2F9D">
        <w:rPr>
          <w:rFonts w:eastAsia="Cambria" w:cs="Cambria"/>
        </w:rPr>
        <w:t>about</w:t>
      </w:r>
      <w:r w:rsidRPr="62859E04" w:rsidR="6CEB2F9D">
        <w:rPr>
          <w:rFonts w:eastAsia="Cambria" w:cs="Cambria"/>
        </w:rPr>
        <w:t xml:space="preserve"> it. The Development </w:t>
      </w:r>
      <w:r w:rsidRPr="62859E04" w:rsidR="6CEB2F9D">
        <w:rPr>
          <w:rFonts w:eastAsia="Cambria" w:cs="Cambria"/>
        </w:rPr>
        <w:t>Oriented</w:t>
      </w:r>
      <w:r w:rsidRPr="62859E04" w:rsidR="6CEB2F9D">
        <w:rPr>
          <w:rFonts w:eastAsia="Cambria" w:cs="Cambria"/>
        </w:rPr>
        <w:t xml:space="preserve"> </w:t>
      </w:r>
      <w:r w:rsidRPr="62859E04" w:rsidR="6CEB2F9D">
        <w:rPr>
          <w:rFonts w:eastAsia="Cambria" w:cs="Cambria"/>
        </w:rPr>
        <w:t>Triangulation</w:t>
      </w:r>
      <w:r w:rsidRPr="62859E04" w:rsidR="6CEB2F9D">
        <w:rPr>
          <w:rFonts w:eastAsia="Cambria" w:cs="Cambria"/>
        </w:rPr>
        <w:t xml:space="preserve"> (DOT) </w:t>
      </w:r>
      <w:r w:rsidRPr="62859E04" w:rsidR="6CEB2F9D">
        <w:rPr>
          <w:rFonts w:eastAsia="Cambria" w:cs="Cambria"/>
        </w:rPr>
        <w:t>framework</w:t>
      </w:r>
      <w:r w:rsidRPr="62859E04" w:rsidR="6CEB2F9D">
        <w:rPr>
          <w:rFonts w:eastAsia="Cambria" w:cs="Cambria"/>
        </w:rPr>
        <w:t xml:space="preserve"> </w:t>
      </w:r>
      <w:r w:rsidRPr="62859E04" w:rsidR="6CEB2F9D">
        <w:rPr>
          <w:rFonts w:eastAsia="Cambria" w:cs="Cambria"/>
        </w:rPr>
        <w:t>consists</w:t>
      </w:r>
      <w:r w:rsidRPr="62859E04" w:rsidR="6CEB2F9D">
        <w:rPr>
          <w:rFonts w:eastAsia="Cambria" w:cs="Cambria"/>
        </w:rPr>
        <w:t xml:space="preserve"> of </w:t>
      </w:r>
      <w:r w:rsidRPr="62859E04" w:rsidR="6CEB2F9D">
        <w:rPr>
          <w:rFonts w:eastAsia="Cambria" w:cs="Cambria"/>
        </w:rPr>
        <w:t>three</w:t>
      </w:r>
      <w:r w:rsidRPr="62859E04" w:rsidR="6CEB2F9D">
        <w:rPr>
          <w:rFonts w:eastAsia="Cambria" w:cs="Cambria"/>
        </w:rPr>
        <w:t xml:space="preserve"> levels:</w:t>
      </w:r>
    </w:p>
    <w:p w:rsidR="00B0637D" w:rsidP="519B1739" w:rsidRDefault="6CEB2F9D" w14:paraId="11E9E20B" w14:textId="0185D4A1">
      <w:pPr>
        <w:pStyle w:val="ListParagraph"/>
        <w:numPr>
          <w:ilvl w:val="0"/>
          <w:numId w:val="1"/>
        </w:numPr>
        <w:rPr>
          <w:rFonts w:eastAsia="Cambria" w:cs="Cambria"/>
        </w:rPr>
      </w:pPr>
      <w:r w:rsidRPr="519B1739">
        <w:rPr>
          <w:rFonts w:eastAsia="Cambria" w:cs="Cambria"/>
        </w:rPr>
        <w:t>The "What" of your research (the domains)</w:t>
      </w:r>
    </w:p>
    <w:p w:rsidR="00B0637D" w:rsidP="519B1739" w:rsidRDefault="6CEB2F9D" w14:paraId="5F4C6872" w14:textId="1FDF8D55">
      <w:pPr>
        <w:pStyle w:val="ListParagraph"/>
        <w:numPr>
          <w:ilvl w:val="0"/>
          <w:numId w:val="1"/>
        </w:numPr>
        <w:rPr>
          <w:rFonts w:eastAsia="Cambria" w:cs="Cambria"/>
        </w:rPr>
      </w:pPr>
      <w:r w:rsidRPr="519B1739">
        <w:rPr>
          <w:rFonts w:eastAsia="Cambria" w:cs="Cambria"/>
        </w:rPr>
        <w:t>The "Why"of your research (the trade-offs)</w:t>
      </w:r>
    </w:p>
    <w:p w:rsidR="00B0637D" w:rsidP="519B1739" w:rsidRDefault="6CEB2F9D" w14:paraId="0FF72226" w14:textId="5E67A8CC">
      <w:pPr>
        <w:pStyle w:val="ListParagraph"/>
        <w:numPr>
          <w:ilvl w:val="0"/>
          <w:numId w:val="1"/>
        </w:numPr>
        <w:rPr>
          <w:rFonts w:eastAsia="Cambria" w:cs="Cambria"/>
        </w:rPr>
      </w:pPr>
      <w:r w:rsidRPr="519B1739">
        <w:rPr>
          <w:rFonts w:eastAsia="Cambria" w:cs="Cambria"/>
        </w:rPr>
        <w:t>The "How" of your research (the strategies and methods)”</w:t>
      </w:r>
    </w:p>
    <w:p w:rsidR="00B0637D" w:rsidP="519B1739" w:rsidRDefault="6CEB2F9D" w14:paraId="377365FE" w14:textId="11AB05B8">
      <w:pPr>
        <w:rPr>
          <w:rFonts w:eastAsia="Cambria" w:cs="Cambria"/>
          <w:color w:val="000000" w:themeColor="text1"/>
        </w:rPr>
      </w:pPr>
      <w:r w:rsidRPr="519B1739">
        <w:rPr>
          <w:rFonts w:eastAsia="Cambria" w:cs="Cambria"/>
        </w:rPr>
        <w:t>Quote from (Vogel, n.d.)[^1]</w:t>
      </w:r>
    </w:p>
    <w:p w:rsidR="00B0637D" w:rsidP="519B1739" w:rsidRDefault="00B0637D" w14:paraId="616611A2" w14:textId="281E3A39">
      <w:pPr>
        <w:rPr>
          <w:rFonts w:eastAsia="Cambria" w:cs="Cambria"/>
        </w:rPr>
      </w:pPr>
    </w:p>
    <w:p w:rsidR="00B0637D" w:rsidP="519B1739" w:rsidRDefault="6CEB2F9D" w14:paraId="79E19896" w14:textId="07A89D0C">
      <w:pPr>
        <w:pStyle w:val="Heading3"/>
        <w:rPr>
          <w:rFonts w:eastAsia="Cambria" w:cs="Cambria"/>
        </w:rPr>
      </w:pPr>
      <w:bookmarkStart w:name="_Toc356598949" w:id="12"/>
      <w:bookmarkStart w:name="_Toc1307824977" w:id="1453572798"/>
      <w:r w:rsidRPr="62859E04" w:rsidR="6CEB2F9D">
        <w:rPr>
          <w:rFonts w:eastAsia="Cambria" w:cs="Cambria"/>
        </w:rPr>
        <w:t>THE WHAT OF THE RESEARCH</w:t>
      </w:r>
      <w:bookmarkEnd w:id="12"/>
      <w:bookmarkEnd w:id="1453572798"/>
    </w:p>
    <w:p w:rsidR="00B0637D" w:rsidP="519B1739" w:rsidRDefault="6CEB2F9D" w14:paraId="099F887D" w14:textId="1A971D37">
      <w:pPr>
        <w:rPr>
          <w:rFonts w:eastAsia="Cambria" w:cs="Cambria"/>
          <w:color w:val="000000" w:themeColor="text1"/>
        </w:rPr>
      </w:pPr>
      <w:r>
        <w:rPr>
          <w:noProof/>
        </w:rPr>
        <w:drawing>
          <wp:inline distT="0" distB="0" distL="0" distR="0" wp14:anchorId="1C3429B1" wp14:editId="2F6A8761">
            <wp:extent cx="1409700" cy="1409700"/>
            <wp:effectExtent l="0" t="0" r="0" b="0"/>
            <wp:docPr id="1603262732" name="Picture 1603262732" descr="A close-up of a face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262732"/>
                    <pic:cNvPicPr/>
                  </pic:nvPicPr>
                  <pic:blipFill>
                    <a:blip r:embed="rId11">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p w:rsidR="00B0637D" w:rsidP="519B1739" w:rsidRDefault="008A3E08" w14:paraId="1E783C33" w14:textId="3D9B6C76">
      <w:pPr>
        <w:rPr>
          <w:rFonts w:eastAsia="Cambria" w:cs="Cambria"/>
          <w:color w:val="000000" w:themeColor="text1"/>
        </w:rPr>
      </w:pPr>
      <w:hyperlink r:id="rId12">
        <w:r w:rsidRPr="519B1739" w:rsidR="6CEB2F9D">
          <w:rPr>
            <w:rStyle w:val="Hyperlink"/>
            <w:rFonts w:eastAsia="Cambria" w:cs="Cambria"/>
            <w:i/>
            <w:iCs/>
            <w:color w:val="000000" w:themeColor="text1"/>
          </w:rPr>
          <w:t>https://ictresearchmethods.nl/_app/immutable/assets/Three_Domains-adfec8cd.jpg</w:t>
        </w:r>
      </w:hyperlink>
    </w:p>
    <w:p w:rsidR="00B0637D" w:rsidP="519B1739" w:rsidRDefault="6CEB2F9D" w14:paraId="4A467438" w14:textId="3DB6D28E">
      <w:pPr>
        <w:rPr>
          <w:rFonts w:eastAsia="Cambria" w:cs="Cambria"/>
        </w:rPr>
      </w:pPr>
      <w:r w:rsidRPr="519B1739">
        <w:rPr>
          <w:rFonts w:eastAsia="Cambria" w:cs="Cambria"/>
        </w:rPr>
        <w:t>Hieronder vallen 3 onderdelen:</w:t>
      </w:r>
    </w:p>
    <w:p w:rsidR="00B0637D" w:rsidP="519B1739" w:rsidRDefault="6CEB2F9D" w14:paraId="0663ECC5" w14:textId="0D028F5F">
      <w:pPr>
        <w:pStyle w:val="ListParagraph"/>
        <w:numPr>
          <w:ilvl w:val="0"/>
          <w:numId w:val="7"/>
        </w:numPr>
        <w:rPr>
          <w:rFonts w:eastAsia="Cambria" w:cs="Cambria"/>
        </w:rPr>
      </w:pPr>
      <w:r w:rsidRPr="519B1739">
        <w:rPr>
          <w:rFonts w:eastAsia="Cambria" w:cs="Cambria"/>
        </w:rPr>
        <w:t>Available work</w:t>
      </w:r>
    </w:p>
    <w:p w:rsidR="00B0637D" w:rsidP="519B1739" w:rsidRDefault="6CEB2F9D" w14:paraId="1A2D6C12" w14:textId="7912CEC0">
      <w:pPr>
        <w:pStyle w:val="ListParagraph"/>
        <w:numPr>
          <w:ilvl w:val="0"/>
          <w:numId w:val="7"/>
        </w:numPr>
        <w:rPr>
          <w:rFonts w:eastAsia="Cambria" w:cs="Cambria"/>
        </w:rPr>
      </w:pPr>
      <w:r w:rsidRPr="519B1739">
        <w:rPr>
          <w:rFonts w:eastAsia="Cambria" w:cs="Cambria"/>
        </w:rPr>
        <w:t>Innotive space</w:t>
      </w:r>
    </w:p>
    <w:p w:rsidR="00B0637D" w:rsidP="519B1739" w:rsidRDefault="6CEB2F9D" w14:paraId="50F59331" w14:textId="5747B4A2">
      <w:pPr>
        <w:pStyle w:val="ListParagraph"/>
        <w:numPr>
          <w:ilvl w:val="0"/>
          <w:numId w:val="7"/>
        </w:numPr>
        <w:rPr>
          <w:rFonts w:eastAsia="Cambria" w:cs="Cambria"/>
        </w:rPr>
      </w:pPr>
      <w:r w:rsidRPr="519B1739">
        <w:rPr>
          <w:rFonts w:eastAsia="Cambria" w:cs="Cambria"/>
        </w:rPr>
        <w:t>Application domain</w:t>
      </w:r>
    </w:p>
    <w:p w:rsidR="00B0637D" w:rsidP="519B1739" w:rsidRDefault="6CEB2F9D" w14:paraId="30073B30" w14:textId="4639F990">
      <w:pPr>
        <w:rPr>
          <w:rFonts w:eastAsia="Cambria" w:cs="Cambria"/>
          <w:color w:val="000000" w:themeColor="text1"/>
        </w:rPr>
      </w:pPr>
      <w:r w:rsidRPr="519B1739">
        <w:rPr>
          <w:rFonts w:eastAsia="Cambria" w:cs="Cambria"/>
        </w:rPr>
        <w:t>In het DOT-framework beschrijft het “wat” van ons onderzoek de domeinen waar het onderzoek zich in afspeelt. Het eerste domein is het toepassingsdomein gerelateerd aan de specifieke context waar het ICT-project zich plaatsvindt. Het tweede domein is het beschikbaar werk, omvat alle theorieën en modellen die wij kunnen gebruiken voor ons project. Het derde domein is het innovatieve domein waar ons advies/rapport tot stand komt gebaseerd op het onderzoek dat wij hebben gedaan.</w:t>
      </w:r>
    </w:p>
    <w:p w:rsidR="00B0637D" w:rsidP="519B1739" w:rsidRDefault="00B0637D" w14:paraId="2D513C83" w14:textId="1BAE17FE">
      <w:pPr>
        <w:rPr>
          <w:rFonts w:eastAsia="Cambria" w:cs="Cambria"/>
        </w:rPr>
      </w:pPr>
    </w:p>
    <w:p w:rsidR="00B0637D" w:rsidP="519B1739" w:rsidRDefault="6CEB2F9D" w14:paraId="7460F3C5" w14:textId="1ABA4409">
      <w:pPr>
        <w:pStyle w:val="Heading3"/>
        <w:rPr>
          <w:rFonts w:eastAsia="Cambria" w:cs="Cambria"/>
        </w:rPr>
      </w:pPr>
      <w:bookmarkStart w:name="_Toc212591204" w:id="14"/>
      <w:bookmarkStart w:name="_Toc734346337" w:id="1996537876"/>
      <w:r w:rsidRPr="62859E04" w:rsidR="6CEB2F9D">
        <w:rPr>
          <w:rFonts w:eastAsia="Cambria" w:cs="Cambria"/>
        </w:rPr>
        <w:t>THE WHY OF THE RESEARCH</w:t>
      </w:r>
      <w:bookmarkEnd w:id="14"/>
      <w:bookmarkEnd w:id="1996537876"/>
    </w:p>
    <w:p w:rsidR="00B0637D" w:rsidP="519B1739" w:rsidRDefault="6CEB2F9D" w14:paraId="426EFC01" w14:textId="376E9F81">
      <w:pPr>
        <w:rPr>
          <w:rFonts w:eastAsia="Cambria" w:cs="Cambria"/>
          <w:color w:val="000000" w:themeColor="text1"/>
        </w:rPr>
      </w:pPr>
      <w:r w:rsidRPr="519B1739">
        <w:rPr>
          <w:rFonts w:eastAsia="Cambria" w:cs="Cambria"/>
        </w:rPr>
        <w:t>Het “waarom” van ons onderzoek beschrijft het doel: het ontwikkelen van een passend product voor de stakeholders of het waarborgen van de kwaliteit. Het gaat om het combineren van data-gedreven onderzoek met het inspiratie gerichte brainstormen. Dit zorgt voor het beste resultaat.</w:t>
      </w:r>
    </w:p>
    <w:p w:rsidR="00B0637D" w:rsidP="519B1739" w:rsidRDefault="00B0637D" w14:paraId="47125527" w14:textId="1A8BA994">
      <w:pPr>
        <w:rPr>
          <w:rFonts w:eastAsia="Cambria" w:cs="Cambria"/>
        </w:rPr>
      </w:pPr>
    </w:p>
    <w:p w:rsidR="00B0637D" w:rsidP="519B1739" w:rsidRDefault="6CEB2F9D" w14:paraId="55A4A4FF" w14:textId="7CCF1F26">
      <w:pPr>
        <w:pStyle w:val="Heading3"/>
        <w:rPr>
          <w:rFonts w:eastAsia="Cambria" w:cs="Cambria"/>
        </w:rPr>
      </w:pPr>
      <w:bookmarkStart w:name="_Toc752642632" w:id="16"/>
      <w:bookmarkStart w:name="_Toc555567356" w:id="1346832909"/>
      <w:r w:rsidRPr="62859E04" w:rsidR="6CEB2F9D">
        <w:rPr>
          <w:rFonts w:eastAsia="Cambria" w:cs="Cambria"/>
        </w:rPr>
        <w:t>THE HOW OF THE RESEARCH</w:t>
      </w:r>
      <w:bookmarkEnd w:id="16"/>
      <w:bookmarkEnd w:id="1346832909"/>
    </w:p>
    <w:p w:rsidR="00B0637D" w:rsidP="519B1739" w:rsidRDefault="6CEB2F9D" w14:paraId="6C29601E" w14:textId="192B5E8B">
      <w:pPr>
        <w:rPr>
          <w:rFonts w:eastAsia="Cambria" w:cs="Cambria"/>
          <w:color w:val="000000" w:themeColor="text1"/>
        </w:rPr>
      </w:pPr>
      <w:r w:rsidRPr="519B1739">
        <w:rPr>
          <w:rFonts w:eastAsia="Cambria" w:cs="Cambria"/>
        </w:rPr>
        <w:t>Dit zijn de manieren waarmee wij ons onderzoek gaan vormen.</w:t>
      </w:r>
    </w:p>
    <w:p w:rsidR="00B0637D" w:rsidP="519B1739" w:rsidRDefault="00B0637D" w14:paraId="2EB9F3C5" w14:textId="5AC78849">
      <w:pPr>
        <w:rPr>
          <w:rFonts w:eastAsia="Cambria" w:cs="Cambria"/>
        </w:rPr>
      </w:pPr>
    </w:p>
    <w:p w:rsidRPr="005263A5" w:rsidR="00B0637D" w:rsidP="519B1739" w:rsidRDefault="008A3E08" w14:paraId="42E97B56" w14:textId="303237ED">
      <w:pPr>
        <w:rPr>
          <w:rFonts w:eastAsia="Cambria" w:cs="Cambria"/>
          <w:b/>
          <w:bCs/>
          <w:color w:val="000000" w:themeColor="text1"/>
        </w:rPr>
      </w:pPr>
      <w:hyperlink r:id="rId13">
        <w:r w:rsidRPr="519B1739" w:rsidR="6CEB2F9D">
          <w:rPr>
            <w:rStyle w:val="Hyperlink"/>
            <w:rFonts w:eastAsia="Cambria" w:cs="Cambria"/>
            <w:u w:val="none"/>
          </w:rPr>
          <w:t>Library</w:t>
        </w:r>
      </w:hyperlink>
    </w:p>
    <w:p w:rsidR="00B0637D" w:rsidP="519B1739" w:rsidRDefault="6CEB2F9D" w14:paraId="2B3027AB" w14:textId="59A70E43">
      <w:pPr>
        <w:rPr>
          <w:rFonts w:eastAsia="Cambria" w:cs="Cambria"/>
          <w:color w:val="000000" w:themeColor="text1"/>
        </w:rPr>
      </w:pPr>
      <w:r w:rsidRPr="519B1739">
        <w:rPr>
          <w:rFonts w:eastAsia="Cambria" w:cs="Cambria"/>
        </w:rPr>
        <w:t>“Standing on the shoulds of giants.”</w:t>
      </w:r>
    </w:p>
    <w:p w:rsidR="00B0637D" w:rsidP="519B1739" w:rsidRDefault="6CEB2F9D" w14:paraId="2F3878B5" w14:textId="6331BACC">
      <w:pPr>
        <w:rPr>
          <w:rFonts w:eastAsia="Cambria" w:cs="Cambria"/>
          <w:color w:val="000000" w:themeColor="text1"/>
        </w:rPr>
      </w:pPr>
      <w:r w:rsidRPr="62859E04" w:rsidR="6CEB2F9D">
        <w:rPr>
          <w:rFonts w:eastAsia="Cambria" w:cs="Cambria"/>
        </w:rPr>
        <w:t xml:space="preserve">Library research is </w:t>
      </w:r>
      <w:r w:rsidRPr="62859E04" w:rsidR="6CEB2F9D">
        <w:rPr>
          <w:rFonts w:eastAsia="Cambria" w:cs="Cambria"/>
        </w:rPr>
        <w:t>done</w:t>
      </w:r>
      <w:r w:rsidRPr="62859E04" w:rsidR="6CEB2F9D">
        <w:rPr>
          <w:rFonts w:eastAsia="Cambria" w:cs="Cambria"/>
        </w:rPr>
        <w:t xml:space="preserve"> </w:t>
      </w:r>
      <w:r w:rsidRPr="62859E04" w:rsidR="6CEB2F9D">
        <w:rPr>
          <w:rFonts w:eastAsia="Cambria" w:cs="Cambria"/>
        </w:rPr>
        <w:t>to</w:t>
      </w:r>
      <w:r w:rsidRPr="62859E04" w:rsidR="6CEB2F9D">
        <w:rPr>
          <w:rFonts w:eastAsia="Cambria" w:cs="Cambria"/>
        </w:rPr>
        <w:t xml:space="preserve"> </w:t>
      </w:r>
      <w:r w:rsidRPr="62859E04" w:rsidR="6CEB2F9D">
        <w:rPr>
          <w:rFonts w:eastAsia="Cambria" w:cs="Cambria"/>
        </w:rPr>
        <w:t>explore</w:t>
      </w:r>
      <w:r w:rsidRPr="62859E04" w:rsidR="6CEB2F9D">
        <w:rPr>
          <w:rFonts w:eastAsia="Cambria" w:cs="Cambria"/>
        </w:rPr>
        <w:t xml:space="preserve"> </w:t>
      </w:r>
      <w:r w:rsidRPr="62859E04" w:rsidR="6CEB2F9D">
        <w:rPr>
          <w:rFonts w:eastAsia="Cambria" w:cs="Cambria"/>
        </w:rPr>
        <w:t>what</w:t>
      </w:r>
      <w:r w:rsidRPr="62859E04" w:rsidR="6CEB2F9D">
        <w:rPr>
          <w:rFonts w:eastAsia="Cambria" w:cs="Cambria"/>
        </w:rPr>
        <w:t xml:space="preserve"> is </w:t>
      </w:r>
      <w:r w:rsidRPr="62859E04" w:rsidR="6CEB2F9D">
        <w:rPr>
          <w:rFonts w:eastAsia="Cambria" w:cs="Cambria"/>
        </w:rPr>
        <w:t>already</w:t>
      </w:r>
      <w:r w:rsidRPr="62859E04" w:rsidR="6CEB2F9D">
        <w:rPr>
          <w:rFonts w:eastAsia="Cambria" w:cs="Cambria"/>
        </w:rPr>
        <w:t xml:space="preserve"> </w:t>
      </w:r>
      <w:r w:rsidRPr="62859E04" w:rsidR="6CEB2F9D">
        <w:rPr>
          <w:rFonts w:eastAsia="Cambria" w:cs="Cambria"/>
        </w:rPr>
        <w:t>done</w:t>
      </w:r>
      <w:r w:rsidRPr="62859E04" w:rsidR="6CEB2F9D">
        <w:rPr>
          <w:rFonts w:eastAsia="Cambria" w:cs="Cambria"/>
        </w:rPr>
        <w:t xml:space="preserve"> </w:t>
      </w:r>
      <w:r w:rsidRPr="62859E04" w:rsidR="6CEB2F9D">
        <w:rPr>
          <w:rFonts w:eastAsia="Cambria" w:cs="Cambria"/>
        </w:rPr>
        <w:t>and</w:t>
      </w:r>
      <w:r w:rsidRPr="62859E04" w:rsidR="6CEB2F9D">
        <w:rPr>
          <w:rFonts w:eastAsia="Cambria" w:cs="Cambria"/>
        </w:rPr>
        <w:t xml:space="preserve"> </w:t>
      </w:r>
      <w:r w:rsidRPr="62859E04" w:rsidR="6CEB2F9D">
        <w:rPr>
          <w:rFonts w:eastAsia="Cambria" w:cs="Cambria"/>
        </w:rPr>
        <w:t>what</w:t>
      </w:r>
      <w:r w:rsidRPr="62859E04" w:rsidR="6CEB2F9D">
        <w:rPr>
          <w:rFonts w:eastAsia="Cambria" w:cs="Cambria"/>
        </w:rPr>
        <w:t xml:space="preserve"> </w:t>
      </w:r>
      <w:r w:rsidRPr="62859E04" w:rsidR="6CEB2F9D">
        <w:rPr>
          <w:rFonts w:eastAsia="Cambria" w:cs="Cambria"/>
        </w:rPr>
        <w:t>guidelines</w:t>
      </w:r>
      <w:r w:rsidRPr="62859E04" w:rsidR="6CEB2F9D">
        <w:rPr>
          <w:rFonts w:eastAsia="Cambria" w:cs="Cambria"/>
        </w:rPr>
        <w:t xml:space="preserve"> </w:t>
      </w:r>
      <w:r w:rsidRPr="62859E04" w:rsidR="6CEB2F9D">
        <w:rPr>
          <w:rFonts w:eastAsia="Cambria" w:cs="Cambria"/>
        </w:rPr>
        <w:t>and</w:t>
      </w:r>
      <w:r w:rsidRPr="62859E04" w:rsidR="6CEB2F9D">
        <w:rPr>
          <w:rFonts w:eastAsia="Cambria" w:cs="Cambria"/>
        </w:rPr>
        <w:t xml:space="preserve"> </w:t>
      </w:r>
      <w:r w:rsidRPr="62859E04" w:rsidR="6CEB2F9D">
        <w:rPr>
          <w:rFonts w:eastAsia="Cambria" w:cs="Cambria"/>
        </w:rPr>
        <w:t>theories</w:t>
      </w:r>
      <w:r w:rsidRPr="62859E04" w:rsidR="6CEB2F9D">
        <w:rPr>
          <w:rFonts w:eastAsia="Cambria" w:cs="Cambria"/>
        </w:rPr>
        <w:t xml:space="preserve"> </w:t>
      </w:r>
      <w:r w:rsidRPr="62859E04" w:rsidR="6CEB2F9D">
        <w:rPr>
          <w:rFonts w:eastAsia="Cambria" w:cs="Cambria"/>
        </w:rPr>
        <w:t>exist</w:t>
      </w:r>
      <w:r w:rsidRPr="62859E04" w:rsidR="6CEB2F9D">
        <w:rPr>
          <w:rFonts w:eastAsia="Cambria" w:cs="Cambria"/>
        </w:rPr>
        <w:t xml:space="preserve"> </w:t>
      </w:r>
      <w:r w:rsidRPr="62859E04" w:rsidR="6CEB2F9D">
        <w:rPr>
          <w:rFonts w:eastAsia="Cambria" w:cs="Cambria"/>
        </w:rPr>
        <w:t>that</w:t>
      </w:r>
      <w:r w:rsidRPr="62859E04" w:rsidR="6CEB2F9D">
        <w:rPr>
          <w:rFonts w:eastAsia="Cambria" w:cs="Cambria"/>
        </w:rPr>
        <w:t xml:space="preserve"> </w:t>
      </w:r>
      <w:r w:rsidRPr="62859E04" w:rsidR="6CEB2F9D">
        <w:rPr>
          <w:rFonts w:eastAsia="Cambria" w:cs="Cambria"/>
        </w:rPr>
        <w:t>could</w:t>
      </w:r>
      <w:r w:rsidRPr="62859E04" w:rsidR="6CEB2F9D">
        <w:rPr>
          <w:rFonts w:eastAsia="Cambria" w:cs="Cambria"/>
        </w:rPr>
        <w:t xml:space="preserve"> help </w:t>
      </w:r>
      <w:r w:rsidRPr="62859E04" w:rsidR="6CEB2F9D">
        <w:rPr>
          <w:rFonts w:eastAsia="Cambria" w:cs="Cambria"/>
        </w:rPr>
        <w:t>you</w:t>
      </w:r>
      <w:r w:rsidRPr="62859E04" w:rsidR="6CEB2F9D">
        <w:rPr>
          <w:rFonts w:eastAsia="Cambria" w:cs="Cambria"/>
        </w:rPr>
        <w:t xml:space="preserve"> </w:t>
      </w:r>
      <w:r w:rsidRPr="62859E04" w:rsidR="6CEB2F9D">
        <w:rPr>
          <w:rFonts w:eastAsia="Cambria" w:cs="Cambria"/>
        </w:rPr>
        <w:t>further</w:t>
      </w:r>
      <w:r w:rsidRPr="62859E04" w:rsidR="6CEB2F9D">
        <w:rPr>
          <w:rFonts w:eastAsia="Cambria" w:cs="Cambria"/>
        </w:rPr>
        <w:t xml:space="preserve"> </w:t>
      </w:r>
      <w:r w:rsidRPr="62859E04" w:rsidR="6CEB2F9D">
        <w:rPr>
          <w:rFonts w:eastAsia="Cambria" w:cs="Cambria"/>
        </w:rPr>
        <w:t>your</w:t>
      </w:r>
      <w:r w:rsidRPr="62859E04" w:rsidR="6CEB2F9D">
        <w:rPr>
          <w:rFonts w:eastAsia="Cambria" w:cs="Cambria"/>
        </w:rPr>
        <w:t xml:space="preserve"> design. </w:t>
      </w:r>
      <w:r w:rsidRPr="62859E04" w:rsidR="6CEB2F9D">
        <w:rPr>
          <w:rFonts w:eastAsia="Cambria" w:cs="Cambria"/>
        </w:rPr>
        <w:t>Since</w:t>
      </w:r>
      <w:r w:rsidRPr="62859E04" w:rsidR="6CEB2F9D">
        <w:rPr>
          <w:rFonts w:eastAsia="Cambria" w:cs="Cambria"/>
        </w:rPr>
        <w:t xml:space="preserve"> </w:t>
      </w:r>
      <w:r w:rsidRPr="62859E04" w:rsidR="6CEB2F9D">
        <w:rPr>
          <w:rFonts w:eastAsia="Cambria" w:cs="Cambria"/>
        </w:rPr>
        <w:t>the</w:t>
      </w:r>
      <w:r w:rsidRPr="62859E04" w:rsidR="6CEB2F9D">
        <w:rPr>
          <w:rFonts w:eastAsia="Cambria" w:cs="Cambria"/>
        </w:rPr>
        <w:t xml:space="preserve"> advent of </w:t>
      </w:r>
      <w:r w:rsidRPr="62859E04" w:rsidR="6CEB2F9D">
        <w:rPr>
          <w:rFonts w:eastAsia="Cambria" w:cs="Cambria"/>
        </w:rPr>
        <w:t>the</w:t>
      </w:r>
      <w:r w:rsidRPr="62859E04" w:rsidR="6CEB2F9D">
        <w:rPr>
          <w:rFonts w:eastAsia="Cambria" w:cs="Cambria"/>
        </w:rPr>
        <w:t xml:space="preserve"> internet </w:t>
      </w:r>
      <w:r w:rsidRPr="62859E04" w:rsidR="6CEB2F9D">
        <w:rPr>
          <w:rFonts w:eastAsia="Cambria" w:cs="Cambria"/>
        </w:rPr>
        <w:t>library</w:t>
      </w:r>
      <w:r w:rsidRPr="62859E04" w:rsidR="6CEB2F9D">
        <w:rPr>
          <w:rFonts w:eastAsia="Cambria" w:cs="Cambria"/>
        </w:rPr>
        <w:t xml:space="preserve"> research is </w:t>
      </w:r>
      <w:r w:rsidRPr="62859E04" w:rsidR="6CEB2F9D">
        <w:rPr>
          <w:rFonts w:eastAsia="Cambria" w:cs="Cambria"/>
        </w:rPr>
        <w:t>also</w:t>
      </w:r>
      <w:r w:rsidRPr="62859E04" w:rsidR="6CEB2F9D">
        <w:rPr>
          <w:rFonts w:eastAsia="Cambria" w:cs="Cambria"/>
        </w:rPr>
        <w:t xml:space="preserve"> </w:t>
      </w:r>
      <w:r w:rsidRPr="62859E04" w:rsidR="6CEB2F9D">
        <w:rPr>
          <w:rFonts w:eastAsia="Cambria" w:cs="Cambria"/>
        </w:rPr>
        <w:t>called</w:t>
      </w:r>
      <w:r w:rsidRPr="62859E04" w:rsidR="6CEB2F9D">
        <w:rPr>
          <w:rFonts w:eastAsia="Cambria" w:cs="Cambria"/>
        </w:rPr>
        <w:t xml:space="preserve"> </w:t>
      </w:r>
      <w:bookmarkStart w:name="_Int_uSDOttwz" w:id="557857886"/>
      <w:r w:rsidRPr="62859E04" w:rsidR="6CEB2F9D">
        <w:rPr>
          <w:rFonts w:eastAsia="Cambria" w:cs="Cambria"/>
        </w:rPr>
        <w:t>desk research</w:t>
      </w:r>
      <w:bookmarkEnd w:id="557857886"/>
      <w:r w:rsidRPr="62859E04" w:rsidR="6CEB2F9D">
        <w:rPr>
          <w:rFonts w:eastAsia="Cambria" w:cs="Cambria"/>
        </w:rPr>
        <w:t>.</w:t>
      </w:r>
    </w:p>
    <w:p w:rsidR="00B0637D" w:rsidP="519B1739" w:rsidRDefault="00B0637D" w14:paraId="3AC0059E" w14:textId="18AF7984">
      <w:pPr>
        <w:rPr>
          <w:rFonts w:eastAsia="Cambria" w:cs="Cambria"/>
        </w:rPr>
      </w:pPr>
    </w:p>
    <w:p w:rsidRPr="005263A5" w:rsidR="00B0637D" w:rsidP="519B1739" w:rsidRDefault="008A3E08" w14:paraId="1CD73EFB" w14:textId="2FACF0C9">
      <w:pPr>
        <w:rPr>
          <w:rFonts w:eastAsia="Cambria" w:cs="Cambria"/>
          <w:b/>
          <w:bCs/>
          <w:color w:val="000000" w:themeColor="text1"/>
        </w:rPr>
      </w:pPr>
      <w:hyperlink r:id="rId14">
        <w:r w:rsidRPr="519B1739" w:rsidR="6CEB2F9D">
          <w:rPr>
            <w:rStyle w:val="Hyperlink"/>
            <w:rFonts w:eastAsia="Cambria" w:cs="Cambria"/>
            <w:u w:val="none"/>
          </w:rPr>
          <w:t>Field</w:t>
        </w:r>
      </w:hyperlink>
    </w:p>
    <w:p w:rsidR="00B0637D" w:rsidP="519B1739" w:rsidRDefault="6CEB2F9D" w14:paraId="1DE43076" w14:textId="6E52020A">
      <w:pPr>
        <w:rPr>
          <w:rFonts w:eastAsia="Cambria" w:cs="Cambria"/>
          <w:color w:val="000000" w:themeColor="text1"/>
        </w:rPr>
      </w:pPr>
      <w:r w:rsidRPr="519B1739">
        <w:rPr>
          <w:rFonts w:eastAsia="Cambria" w:cs="Cambria"/>
        </w:rPr>
        <w:t>“Understand your users.”</w:t>
      </w:r>
    </w:p>
    <w:p w:rsidR="00B0637D" w:rsidP="519B1739" w:rsidRDefault="6CEB2F9D" w14:paraId="7282571C" w14:textId="63EE2B5A">
      <w:pPr>
        <w:rPr>
          <w:rFonts w:eastAsia="Cambria" w:cs="Cambria"/>
          <w:color w:val="000000" w:themeColor="text1"/>
        </w:rPr>
      </w:pPr>
      <w:r w:rsidRPr="519B1739">
        <w:rPr>
          <w:rFonts w:eastAsia="Cambria" w:cs="Cambria"/>
        </w:rPr>
        <w:t>Field research is done to explore the application context. You apply a field strategy to get to know your end users, their needs, desires and limitations as organizational and physical contexts in which they will use your product.</w:t>
      </w:r>
    </w:p>
    <w:p w:rsidR="00B0637D" w:rsidP="519B1739" w:rsidRDefault="00B0637D" w14:paraId="114C2CAB" w14:textId="0B2A0D79">
      <w:pPr>
        <w:rPr>
          <w:rFonts w:eastAsia="Cambria" w:cs="Cambria"/>
        </w:rPr>
      </w:pPr>
    </w:p>
    <w:p w:rsidR="00B0637D" w:rsidP="519B1739" w:rsidRDefault="008A3E08" w14:paraId="4F5128E0" w14:textId="6222EECD">
      <w:pPr>
        <w:rPr>
          <w:rFonts w:eastAsia="Cambria" w:cs="Cambria"/>
          <w:color w:val="0563C1"/>
          <w:u w:val="single"/>
        </w:rPr>
      </w:pPr>
      <w:hyperlink r:id="rId15">
        <w:r w:rsidRPr="519B1739" w:rsidR="6CEB2F9D">
          <w:rPr>
            <w:rFonts w:eastAsia="Cambria" w:cs="Cambria"/>
            <w:color w:val="0563C1"/>
            <w:u w:val="single"/>
          </w:rPr>
          <w:t>Lab</w:t>
        </w:r>
      </w:hyperlink>
    </w:p>
    <w:p w:rsidR="00B0637D" w:rsidP="519B1739" w:rsidRDefault="6CEB2F9D" w14:paraId="1782C920" w14:textId="01E4A68B">
      <w:pPr>
        <w:rPr>
          <w:rFonts w:eastAsia="Cambria" w:cs="Cambria"/>
          <w:color w:val="000000" w:themeColor="text1"/>
        </w:rPr>
      </w:pPr>
      <w:r w:rsidRPr="519B1739">
        <w:rPr>
          <w:rFonts w:eastAsia="Cambria" w:cs="Cambria"/>
        </w:rPr>
        <w:t>“To measure is to know.”</w:t>
      </w:r>
    </w:p>
    <w:p w:rsidR="00B0637D" w:rsidP="519B1739" w:rsidRDefault="6CEB2F9D" w14:paraId="7FDFAF95" w14:textId="57220D9B">
      <w:pPr>
        <w:rPr>
          <w:rFonts w:eastAsia="Cambria" w:cs="Cambria"/>
          <w:color w:val="000000" w:themeColor="text1"/>
        </w:rPr>
      </w:pPr>
      <w:r w:rsidRPr="519B1739">
        <w:rPr>
          <w:rFonts w:eastAsia="Cambria" w:cs="Cambria"/>
        </w:rPr>
        <w:t>Lab research is done to test parts or concepts of your product, of the final product. You use lab research to learn if things work out the way you intended them, or to test different scenarios.</w:t>
      </w:r>
    </w:p>
    <w:p w:rsidR="00B0637D" w:rsidP="519B1739" w:rsidRDefault="00B0637D" w14:paraId="55C72D1D" w14:textId="59E736D6">
      <w:pPr>
        <w:rPr>
          <w:rFonts w:eastAsia="Cambria" w:cs="Cambria"/>
        </w:rPr>
      </w:pPr>
    </w:p>
    <w:p w:rsidR="00B0637D" w:rsidP="519B1739" w:rsidRDefault="008A3E08" w14:paraId="5E8B2A0B" w14:textId="497A3C33">
      <w:pPr>
        <w:rPr>
          <w:rFonts w:eastAsia="Cambria" w:cs="Cambria"/>
          <w:color w:val="000000" w:themeColor="text1"/>
        </w:rPr>
      </w:pPr>
      <w:hyperlink r:id="rId16">
        <w:r w:rsidRPr="519B1739" w:rsidR="6CEB2F9D">
          <w:rPr>
            <w:rStyle w:val="Hyperlink"/>
            <w:rFonts w:eastAsia="Cambria" w:cs="Cambria"/>
            <w:u w:val="none"/>
          </w:rPr>
          <w:t>Showroom</w:t>
        </w:r>
      </w:hyperlink>
    </w:p>
    <w:p w:rsidR="00B0637D" w:rsidP="519B1739" w:rsidRDefault="6CEB2F9D" w14:paraId="5636C77D" w14:textId="091345BA">
      <w:pPr>
        <w:rPr>
          <w:rFonts w:eastAsia="Cambria" w:cs="Cambria"/>
          <w:color w:val="000000" w:themeColor="text1"/>
        </w:rPr>
      </w:pPr>
      <w:r w:rsidRPr="519B1739">
        <w:rPr>
          <w:rFonts w:eastAsia="Cambria" w:cs="Cambria"/>
        </w:rPr>
        <w:t>“Know &amp; show your contribution.”</w:t>
      </w:r>
    </w:p>
    <w:p w:rsidR="00B0637D" w:rsidP="519B1739" w:rsidRDefault="6CEB2F9D" w14:paraId="0CD7B6AD" w14:textId="54A126D4">
      <w:pPr>
        <w:rPr>
          <w:rFonts w:eastAsia="Cambria" w:cs="Cambria"/>
          <w:color w:val="000000" w:themeColor="text1"/>
        </w:rPr>
      </w:pPr>
      <w:r w:rsidRPr="519B1739">
        <w:rPr>
          <w:rFonts w:eastAsia="Cambria" w:cs="Cambria"/>
        </w:rPr>
        <w:t>Showroom research is done to test your ideas in relation to existing work. Showing your prototype to experts can be a form of showroom research or spelling out how your product is different from the competition. Also testing your product to general guidelines is a form of showroom research.</w:t>
      </w:r>
    </w:p>
    <w:p w:rsidR="00B0637D" w:rsidP="519B1739" w:rsidRDefault="00B0637D" w14:paraId="2365FBAC" w14:textId="7EC70569">
      <w:pPr>
        <w:rPr>
          <w:rFonts w:eastAsia="Cambria" w:cs="Cambria"/>
        </w:rPr>
      </w:pPr>
    </w:p>
    <w:p w:rsidR="00B0637D" w:rsidP="519B1739" w:rsidRDefault="008A3E08" w14:paraId="635B0612" w14:textId="55DAE386">
      <w:pPr>
        <w:rPr>
          <w:rFonts w:eastAsia="Cambria" w:cs="Cambria"/>
          <w:color w:val="000000" w:themeColor="text1"/>
        </w:rPr>
      </w:pPr>
      <w:hyperlink r:id="rId17">
        <w:r w:rsidRPr="519B1739" w:rsidR="6CEB2F9D">
          <w:rPr>
            <w:rStyle w:val="Hyperlink"/>
            <w:rFonts w:eastAsia="Cambria" w:cs="Cambria"/>
            <w:u w:val="none"/>
          </w:rPr>
          <w:t>Workshop</w:t>
        </w:r>
      </w:hyperlink>
    </w:p>
    <w:p w:rsidR="00B0637D" w:rsidP="519B1739" w:rsidRDefault="6CEB2F9D" w14:paraId="339D0F71" w14:textId="4FCB910B">
      <w:pPr>
        <w:rPr>
          <w:rFonts w:eastAsia="Cambria" w:cs="Cambria"/>
          <w:color w:val="000000" w:themeColor="text1"/>
        </w:rPr>
      </w:pPr>
      <w:r w:rsidRPr="519B1739">
        <w:rPr>
          <w:rFonts w:eastAsia="Cambria" w:cs="Cambria"/>
        </w:rPr>
        <w:t>“Seek variation and improvement!”</w:t>
      </w:r>
    </w:p>
    <w:p w:rsidR="00B0637D" w:rsidP="519B1739" w:rsidRDefault="6CEB2F9D" w14:paraId="1C5967F1" w14:textId="63E5BEFC">
      <w:pPr>
        <w:rPr>
          <w:rFonts w:eastAsia="Cambria" w:cs="Cambria"/>
          <w:color w:val="000000" w:themeColor="text1"/>
        </w:rPr>
      </w:pPr>
      <w:r w:rsidRPr="519B1739">
        <w:rPr>
          <w:rFonts w:eastAsia="Cambria" w:cs="Cambria"/>
        </w:rPr>
        <w:t>Workshop research is done to explore opportunities. Prototyping, designing and co-creation activities are all ways to gain insights in what is possible and how things could work.</w:t>
      </w:r>
    </w:p>
    <w:p w:rsidR="00B0637D" w:rsidP="519B1739" w:rsidRDefault="00B0637D" w14:paraId="1574F375" w14:textId="6A3258DA">
      <w:pPr>
        <w:rPr>
          <w:rFonts w:eastAsia="Cambria" w:cs="Cambria"/>
        </w:rPr>
      </w:pPr>
    </w:p>
    <w:p w:rsidR="00B0637D" w:rsidP="519B1739" w:rsidRDefault="6CEB2F9D" w14:paraId="5963E854" w14:textId="5FA1F8F4">
      <w:pPr>
        <w:rPr>
          <w:rFonts w:eastAsia="Cambria" w:cs="Cambria"/>
          <w:color w:val="000000" w:themeColor="text1"/>
        </w:rPr>
      </w:pPr>
      <w:r w:rsidRPr="519B1739">
        <w:rPr>
          <w:rFonts w:eastAsia="Cambria" w:cs="Cambria"/>
          <w:color w:val="000000" w:themeColor="text1"/>
        </w:rPr>
        <w:t xml:space="preserve">Dit is direct van </w:t>
      </w:r>
      <w:hyperlink r:id="rId18">
        <w:r w:rsidRPr="519B1739">
          <w:rPr>
            <w:rStyle w:val="Hyperlink"/>
            <w:rFonts w:eastAsia="Cambria" w:cs="Cambria"/>
            <w:color w:val="000000" w:themeColor="text1"/>
          </w:rPr>
          <w:t>https://ictresearchmethods.nl/dot-framework/</w:t>
        </w:r>
      </w:hyperlink>
      <w:r w:rsidRPr="519B1739">
        <w:rPr>
          <w:rFonts w:eastAsia="Cambria" w:cs="Cambria"/>
          <w:color w:val="000000" w:themeColor="text1"/>
        </w:rPr>
        <w:t xml:space="preserve"> (Vogel, n.d.)[^1]</w:t>
      </w:r>
    </w:p>
    <w:p w:rsidR="00B0637D" w:rsidP="519B1739" w:rsidRDefault="6CEB2F9D" w14:paraId="134B429C" w14:textId="29DF21C2">
      <w:pPr>
        <w:pStyle w:val="Heading2"/>
        <w:spacing w:before="0" w:after="0"/>
        <w:rPr>
          <w:rFonts w:eastAsia="Cambria" w:cs="Cambria"/>
          <w:caps w:val="1"/>
          <w:color w:val="000000" w:themeColor="text1"/>
          <w:sz w:val="20"/>
          <w:szCs w:val="20"/>
        </w:rPr>
      </w:pPr>
      <w:bookmarkStart w:name="_Toc1387375412" w:id="18"/>
      <w:bookmarkStart w:name="_Toc965041042" w:id="1066277549"/>
      <w:r w:rsidRPr="62859E04" w:rsidR="6CEB2F9D">
        <w:rPr>
          <w:rFonts w:eastAsia="Cambria" w:cs="Cambria"/>
          <w:color w:val="0563C1"/>
          <w:sz w:val="20"/>
          <w:szCs w:val="20"/>
        </w:rPr>
        <w:t>TRIANGULATION</w:t>
      </w:r>
      <w:bookmarkEnd w:id="18"/>
      <w:bookmarkEnd w:id="1066277549"/>
    </w:p>
    <w:p w:rsidR="00B0637D" w:rsidP="519B1739" w:rsidRDefault="6CEB2F9D" w14:paraId="5DC1CA7C" w14:textId="18BBBC15">
      <w:pPr>
        <w:rPr>
          <w:rFonts w:eastAsia="Cambria" w:cs="Cambria"/>
          <w:color w:val="000000" w:themeColor="text1"/>
        </w:rPr>
      </w:pPr>
      <w:r w:rsidRPr="519B1739">
        <w:rPr>
          <w:rFonts w:eastAsia="Cambria" w:cs="Cambria"/>
        </w:rPr>
        <w:t>Een van de meest belangrijke onderdelen omdat het de verschillen methodes laat overlappen zodat er geen zwaktes meer in het onderzoek zitten.</w:t>
      </w:r>
    </w:p>
    <w:p w:rsidRPr="00246E74" w:rsidR="00B0637D" w:rsidP="519B1739" w:rsidRDefault="6CEB2F9D" w14:paraId="33235045" w14:textId="42A7E16A">
      <w:pPr>
        <w:rPr>
          <w:rStyle w:val="Hyperlink"/>
          <w:rFonts w:eastAsia="Cambria" w:cs="Cambria"/>
          <w:color w:val="000000" w:themeColor="text1"/>
          <w:u w:val="none"/>
        </w:rPr>
      </w:pPr>
      <w:r w:rsidRPr="519B1739">
        <w:rPr>
          <w:rFonts w:eastAsia="Cambria" w:cs="Cambria"/>
          <w:color w:val="000000" w:themeColor="text1"/>
        </w:rPr>
        <w:t xml:space="preserve"> </w:t>
      </w:r>
      <w:r>
        <w:rPr>
          <w:noProof/>
        </w:rPr>
        <w:drawing>
          <wp:inline distT="0" distB="0" distL="0" distR="0" wp14:anchorId="1B604AE5" wp14:editId="453D46DC">
            <wp:extent cx="1809750" cy="1014826"/>
            <wp:effectExtent l="0" t="0" r="0" b="0"/>
            <wp:docPr id="430040797" name="Picture 430040797" descr="Diagram of 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40797"/>
                    <pic:cNvPicPr/>
                  </pic:nvPicPr>
                  <pic:blipFill>
                    <a:blip r:embed="rId19">
                      <a:extLst>
                        <a:ext uri="{28A0092B-C50C-407E-A947-70E740481C1C}">
                          <a14:useLocalDpi xmlns:a14="http://schemas.microsoft.com/office/drawing/2010/main" val="0"/>
                        </a:ext>
                      </a:extLst>
                    </a:blip>
                    <a:stretch>
                      <a:fillRect/>
                    </a:stretch>
                  </pic:blipFill>
                  <pic:spPr>
                    <a:xfrm>
                      <a:off x="0" y="0"/>
                      <a:ext cx="1809750" cy="1014826"/>
                    </a:xfrm>
                    <a:prstGeom prst="rect">
                      <a:avLst/>
                    </a:prstGeom>
                  </pic:spPr>
                </pic:pic>
              </a:graphicData>
            </a:graphic>
          </wp:inline>
        </w:drawing>
      </w:r>
      <w:hyperlink r:id="rId20">
        <w:r w:rsidRPr="519B1739" w:rsidR="4A8B8846">
          <w:rPr>
            <w:rStyle w:val="Hyperlink"/>
            <w:rFonts w:eastAsia="Cambria" w:cs="Cambria"/>
            <w:color w:val="000000" w:themeColor="text1"/>
          </w:rPr>
          <w:t>https://ictresearchmethods.nl/_app/immutable/assets/400px-DesignPatternExampleForMixedMethods-bcf14b0b.jpg</w:t>
        </w:r>
      </w:hyperlink>
    </w:p>
    <w:p w:rsidR="0BF98377" w:rsidP="519B1739" w:rsidRDefault="0BF98377" w14:paraId="218074A3" w14:textId="4407FDEF">
      <w:pPr>
        <w:rPr>
          <w:rFonts w:eastAsia="Cambria" w:cs="Cambria"/>
        </w:rPr>
      </w:pPr>
      <w:r w:rsidRPr="519B1739">
        <w:rPr>
          <w:rFonts w:eastAsia="Cambria" w:cs="Cambria"/>
        </w:rPr>
        <w:br w:type="page"/>
      </w:r>
    </w:p>
    <w:p w:rsidR="0BF98377" w:rsidP="519B1739" w:rsidRDefault="6C82719A" w14:paraId="53F4291C" w14:textId="55945B9B">
      <w:pPr>
        <w:pStyle w:val="Heading1"/>
        <w:rPr>
          <w:rFonts w:eastAsia="Cambria" w:cs="Cambria"/>
        </w:rPr>
      </w:pPr>
      <w:bookmarkStart w:name="_Toc1532990138" w:id="1435630946"/>
      <w:r w:rsidRPr="62859E04" w:rsidR="6C82719A">
        <w:rPr>
          <w:rFonts w:eastAsia="Cambria" w:cs="Cambria"/>
        </w:rPr>
        <w:t xml:space="preserve">Dot </w:t>
      </w:r>
      <w:r w:rsidRPr="62859E04" w:rsidR="6C82719A">
        <w:rPr>
          <w:rFonts w:eastAsia="Cambria" w:cs="Cambria"/>
        </w:rPr>
        <w:t>framework</w:t>
      </w:r>
      <w:r w:rsidRPr="62859E04" w:rsidR="6C82719A">
        <w:rPr>
          <w:rFonts w:eastAsia="Cambria" w:cs="Cambria"/>
        </w:rPr>
        <w:t xml:space="preserve"> gebruik</w:t>
      </w:r>
      <w:bookmarkEnd w:id="1435630946"/>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34"/>
        <w:gridCol w:w="1787"/>
        <w:gridCol w:w="1619"/>
        <w:gridCol w:w="1762"/>
        <w:gridCol w:w="1813"/>
      </w:tblGrid>
      <w:tr w:rsidR="0156276A" w:rsidTr="519B1739" w14:paraId="63473423" w14:textId="77777777">
        <w:trPr>
          <w:trHeight w:val="300"/>
        </w:trPr>
        <w:tc>
          <w:tcPr>
            <w:tcW w:w="2034" w:type="dxa"/>
            <w:tcMar>
              <w:left w:w="105" w:type="dxa"/>
              <w:right w:w="105" w:type="dxa"/>
            </w:tcMar>
          </w:tcPr>
          <w:p w:rsidR="0156276A" w:rsidP="519B1739" w:rsidRDefault="0B1B89F6" w14:paraId="7771CE4F" w14:textId="475A78BD">
            <w:pPr>
              <w:rPr>
                <w:rFonts w:eastAsia="Cambria" w:cs="Cambria"/>
              </w:rPr>
            </w:pPr>
            <w:r w:rsidRPr="519B1739">
              <w:rPr>
                <w:rFonts w:eastAsia="Cambria" w:cs="Cambria"/>
              </w:rPr>
              <w:t>Deelvraag/Onderwerp</w:t>
            </w:r>
          </w:p>
        </w:tc>
        <w:tc>
          <w:tcPr>
            <w:tcW w:w="1787" w:type="dxa"/>
            <w:tcMar>
              <w:left w:w="105" w:type="dxa"/>
              <w:right w:w="105" w:type="dxa"/>
            </w:tcMar>
          </w:tcPr>
          <w:p w:rsidR="0156276A" w:rsidP="519B1739" w:rsidRDefault="0B1B89F6" w14:paraId="12629CF2" w14:textId="11194BE7">
            <w:pPr>
              <w:rPr>
                <w:rFonts w:eastAsia="Cambria" w:cs="Cambria"/>
              </w:rPr>
            </w:pPr>
            <w:r w:rsidRPr="519B1739">
              <w:rPr>
                <w:rFonts w:eastAsia="Cambria" w:cs="Cambria"/>
              </w:rPr>
              <w:t>Activiteit</w:t>
            </w:r>
          </w:p>
        </w:tc>
        <w:tc>
          <w:tcPr>
            <w:tcW w:w="1619" w:type="dxa"/>
            <w:tcMar>
              <w:left w:w="105" w:type="dxa"/>
              <w:right w:w="105" w:type="dxa"/>
            </w:tcMar>
          </w:tcPr>
          <w:p w:rsidR="0156276A" w:rsidP="519B1739" w:rsidRDefault="0B1B89F6" w14:paraId="65CA01E8" w14:textId="0B153F9F">
            <w:pPr>
              <w:rPr>
                <w:rFonts w:eastAsia="Cambria" w:cs="Cambria"/>
              </w:rPr>
            </w:pPr>
            <w:r w:rsidRPr="519B1739">
              <w:rPr>
                <w:rFonts w:eastAsia="Cambria" w:cs="Cambria"/>
              </w:rPr>
              <w:t>Strategie</w:t>
            </w:r>
          </w:p>
        </w:tc>
        <w:tc>
          <w:tcPr>
            <w:tcW w:w="1762" w:type="dxa"/>
            <w:tcMar>
              <w:left w:w="105" w:type="dxa"/>
              <w:right w:w="105" w:type="dxa"/>
            </w:tcMar>
          </w:tcPr>
          <w:p w:rsidR="0156276A" w:rsidP="519B1739" w:rsidRDefault="0B1B89F6" w14:paraId="6B2218CE" w14:textId="44CE03ED">
            <w:pPr>
              <w:rPr>
                <w:rFonts w:eastAsia="Cambria" w:cs="Cambria"/>
              </w:rPr>
            </w:pPr>
            <w:r w:rsidRPr="519B1739">
              <w:rPr>
                <w:rFonts w:eastAsia="Cambria" w:cs="Cambria"/>
              </w:rPr>
              <w:t>Methode</w:t>
            </w:r>
          </w:p>
        </w:tc>
        <w:tc>
          <w:tcPr>
            <w:tcW w:w="1813" w:type="dxa"/>
            <w:tcMar>
              <w:left w:w="105" w:type="dxa"/>
              <w:right w:w="105" w:type="dxa"/>
            </w:tcMar>
          </w:tcPr>
          <w:p w:rsidR="0156276A" w:rsidP="519B1739" w:rsidRDefault="0B1B89F6" w14:paraId="34A20ED1" w14:textId="46ABBF05">
            <w:pPr>
              <w:rPr>
                <w:rFonts w:eastAsia="Cambria" w:cs="Cambria"/>
              </w:rPr>
            </w:pPr>
            <w:r w:rsidRPr="519B1739">
              <w:rPr>
                <w:rFonts w:eastAsia="Cambria" w:cs="Cambria"/>
              </w:rPr>
              <w:t>Uitkomst</w:t>
            </w:r>
          </w:p>
        </w:tc>
      </w:tr>
      <w:tr w:rsidR="0156276A" w:rsidTr="519B1739" w14:paraId="7567D562" w14:textId="77777777">
        <w:trPr>
          <w:trHeight w:val="300"/>
        </w:trPr>
        <w:tc>
          <w:tcPr>
            <w:tcW w:w="2034" w:type="dxa"/>
            <w:tcMar>
              <w:left w:w="105" w:type="dxa"/>
              <w:right w:w="105" w:type="dxa"/>
            </w:tcMar>
          </w:tcPr>
          <w:p w:rsidR="0156276A" w:rsidP="519B1739" w:rsidRDefault="5B2B93C7" w14:paraId="3BB3570C" w14:textId="47675C07">
            <w:pPr>
              <w:rPr>
                <w:rFonts w:eastAsia="Cambria" w:cs="Cambria"/>
              </w:rPr>
            </w:pPr>
            <w:r w:rsidRPr="519B1739">
              <w:rPr>
                <w:rFonts w:eastAsia="Cambria" w:cs="Cambria"/>
              </w:rPr>
              <w:t>Wat kenmerkt de Travelers-doelgroep/persona in termen van hun culturele achtergrond, waarden, leeftijd en communicatiestijlen?</w:t>
            </w:r>
          </w:p>
        </w:tc>
        <w:tc>
          <w:tcPr>
            <w:tcW w:w="1787" w:type="dxa"/>
            <w:tcMar>
              <w:left w:w="105" w:type="dxa"/>
              <w:right w:w="105" w:type="dxa"/>
            </w:tcMar>
          </w:tcPr>
          <w:p w:rsidR="0156276A" w:rsidP="519B1739" w:rsidRDefault="5B2B93C7" w14:paraId="40906A69" w14:textId="44AE461E">
            <w:pPr>
              <w:rPr>
                <w:rFonts w:eastAsia="Cambria" w:cs="Cambria"/>
              </w:rPr>
            </w:pPr>
            <w:r w:rsidRPr="519B1739">
              <w:rPr>
                <w:rFonts w:eastAsia="Cambria" w:cs="Cambria"/>
              </w:rPr>
              <w:t>Onderzoek naar wat de doelgroep is voor onze applicatie. We onderzoeken hierbij ook de culture achtergrond, waarden, leeftijd en communicatiestijlen</w:t>
            </w:r>
          </w:p>
        </w:tc>
        <w:tc>
          <w:tcPr>
            <w:tcW w:w="1619" w:type="dxa"/>
            <w:tcMar>
              <w:left w:w="105" w:type="dxa"/>
              <w:right w:w="105" w:type="dxa"/>
            </w:tcMar>
          </w:tcPr>
          <w:p w:rsidR="0156276A" w:rsidP="519B1739" w:rsidRDefault="595E8154" w14:paraId="757270F3" w14:textId="4063994C">
            <w:pPr>
              <w:rPr>
                <w:rFonts w:eastAsia="Cambria" w:cs="Cambria"/>
                <w:color w:val="000000" w:themeColor="text1"/>
              </w:rPr>
            </w:pPr>
            <w:r>
              <w:rPr>
                <w:noProof/>
              </w:rPr>
              <w:drawing>
                <wp:inline distT="0" distB="0" distL="0" distR="0" wp14:anchorId="163072A9" wp14:editId="0CCA6FE7">
                  <wp:extent cx="476250" cy="457200"/>
                  <wp:effectExtent l="0" t="0" r="0" b="0"/>
                  <wp:docPr id="1126204685" name="Picture 112620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204685"/>
                          <pic:cNvPicPr/>
                        </pic:nvPicPr>
                        <pic:blipFill>
                          <a:blip r:embed="rId21">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inline>
              </w:drawing>
            </w:r>
          </w:p>
          <w:p w:rsidR="0156276A" w:rsidP="519B1739" w:rsidRDefault="0156276A" w14:paraId="43BC2FE1" w14:textId="7CB1F1EE">
            <w:pPr>
              <w:rPr>
                <w:rFonts w:eastAsia="Cambria" w:cs="Cambria"/>
                <w:color w:val="000000" w:themeColor="text1"/>
              </w:rPr>
            </w:pPr>
            <w:r>
              <w:br/>
            </w:r>
            <w:r>
              <w:br/>
            </w:r>
          </w:p>
        </w:tc>
        <w:tc>
          <w:tcPr>
            <w:tcW w:w="1762" w:type="dxa"/>
            <w:tcMar>
              <w:left w:w="105" w:type="dxa"/>
              <w:right w:w="105" w:type="dxa"/>
            </w:tcMar>
          </w:tcPr>
          <w:p w:rsidR="0156276A" w:rsidP="519B1739" w:rsidRDefault="0B1B89F6" w14:paraId="3BB2BC46" w14:textId="153256BF">
            <w:pPr>
              <w:rPr>
                <w:rFonts w:eastAsia="Cambria" w:cs="Cambria"/>
                <w:lang w:val="en-US"/>
              </w:rPr>
            </w:pPr>
            <w:r w:rsidRPr="519B1739">
              <w:rPr>
                <w:rFonts w:eastAsia="Cambria" w:cs="Cambria"/>
              </w:rPr>
              <w:t>Literature study</w:t>
            </w:r>
          </w:p>
          <w:p w:rsidR="0156276A" w:rsidP="519B1739" w:rsidRDefault="0156276A" w14:paraId="1BB2FE30" w14:textId="25358C99">
            <w:pPr>
              <w:rPr>
                <w:rFonts w:eastAsia="Cambria" w:cs="Cambria"/>
                <w:lang w:val="en-US"/>
              </w:rPr>
            </w:pPr>
          </w:p>
        </w:tc>
        <w:tc>
          <w:tcPr>
            <w:tcW w:w="1813" w:type="dxa"/>
            <w:tcMar>
              <w:left w:w="105" w:type="dxa"/>
              <w:right w:w="105" w:type="dxa"/>
            </w:tcMar>
          </w:tcPr>
          <w:p w:rsidR="0156276A" w:rsidP="519B1739" w:rsidRDefault="7D179852" w14:paraId="5CE13DF0" w14:textId="6331E003">
            <w:pPr>
              <w:rPr>
                <w:rFonts w:eastAsia="Cambria" w:cs="Cambria"/>
              </w:rPr>
            </w:pPr>
            <w:r w:rsidRPr="519B1739">
              <w:rPr>
                <w:rFonts w:eastAsia="Cambria" w:cs="Cambria"/>
              </w:rPr>
              <w:t>Lijst met kenmerken van de doelgroep</w:t>
            </w:r>
            <w:r w:rsidRPr="519B1739" w:rsidR="7429CE84">
              <w:rPr>
                <w:rFonts w:eastAsia="Cambria" w:cs="Cambria"/>
              </w:rPr>
              <w:t xml:space="preserve"> in de vorm van persona.</w:t>
            </w:r>
          </w:p>
        </w:tc>
      </w:tr>
      <w:tr w:rsidR="0156276A" w:rsidTr="519B1739" w14:paraId="0150CD6A" w14:textId="77777777">
        <w:trPr>
          <w:trHeight w:val="300"/>
        </w:trPr>
        <w:tc>
          <w:tcPr>
            <w:tcW w:w="2034" w:type="dxa"/>
            <w:tcMar>
              <w:left w:w="105" w:type="dxa"/>
              <w:right w:w="105" w:type="dxa"/>
            </w:tcMar>
          </w:tcPr>
          <w:p w:rsidR="0156276A" w:rsidP="519B1739" w:rsidRDefault="1A87185E" w14:paraId="0FD6F9B4" w14:textId="48022A47">
            <w:pPr>
              <w:rPr>
                <w:rFonts w:eastAsia="Cambria" w:cs="Cambria"/>
              </w:rPr>
            </w:pPr>
            <w:r w:rsidRPr="519B1739">
              <w:rPr>
                <w:rFonts w:eastAsia="Cambria" w:cs="Cambria"/>
              </w:rPr>
              <w:t>Hoe ervaren mensen van de Travelers-doelgroep momenteel het navigeren door TravelXPToday, en welke specifieke uitdagingen ondervinden zij?</w:t>
            </w:r>
          </w:p>
        </w:tc>
        <w:tc>
          <w:tcPr>
            <w:tcW w:w="1787" w:type="dxa"/>
            <w:tcMar>
              <w:left w:w="105" w:type="dxa"/>
              <w:right w:w="105" w:type="dxa"/>
            </w:tcMar>
          </w:tcPr>
          <w:p w:rsidR="0156276A" w:rsidP="519B1739" w:rsidRDefault="45E69996" w14:paraId="6C79233E" w14:textId="5A4F8A65">
            <w:pPr>
              <w:spacing w:line="259" w:lineRule="auto"/>
              <w:rPr>
                <w:rFonts w:eastAsia="Cambria" w:cs="Cambria"/>
              </w:rPr>
            </w:pPr>
            <w:r w:rsidRPr="519B1739">
              <w:rPr>
                <w:rFonts w:eastAsia="Cambria" w:cs="Cambria"/>
              </w:rPr>
              <w:t>O</w:t>
            </w:r>
            <w:r w:rsidRPr="519B1739" w:rsidR="584E0A30">
              <w:rPr>
                <w:rFonts w:eastAsia="Cambria" w:cs="Cambria"/>
              </w:rPr>
              <w:t xml:space="preserve">nderzoek naar hoe mensen </w:t>
            </w:r>
            <w:r w:rsidRPr="519B1739" w:rsidR="3496D78E">
              <w:rPr>
                <w:rFonts w:eastAsia="Cambria" w:cs="Cambria"/>
              </w:rPr>
              <w:t>het navigeren door travelxptoday ervaren.</w:t>
            </w:r>
          </w:p>
        </w:tc>
        <w:tc>
          <w:tcPr>
            <w:tcW w:w="1619" w:type="dxa"/>
            <w:tcMar>
              <w:left w:w="105" w:type="dxa"/>
              <w:right w:w="105" w:type="dxa"/>
            </w:tcMar>
          </w:tcPr>
          <w:p w:rsidR="0156276A" w:rsidP="519B1739" w:rsidRDefault="0E261D9F" w14:paraId="474430A4" w14:textId="724ED94E">
            <w:pPr>
              <w:rPr>
                <w:rFonts w:eastAsia="Cambria" w:cs="Cambria"/>
              </w:rPr>
            </w:pPr>
            <w:r>
              <w:rPr>
                <w:noProof/>
              </w:rPr>
              <w:drawing>
                <wp:inline distT="0" distB="0" distL="0" distR="0" wp14:anchorId="43DC8F6D" wp14:editId="49AF74C1">
                  <wp:extent cx="476250" cy="476250"/>
                  <wp:effectExtent l="0" t="0" r="0" b="0"/>
                  <wp:docPr id="614057028" name="Picture 6140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057028"/>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1762" w:type="dxa"/>
            <w:tcMar>
              <w:left w:w="105" w:type="dxa"/>
              <w:right w:w="105" w:type="dxa"/>
            </w:tcMar>
          </w:tcPr>
          <w:p w:rsidR="0156276A" w:rsidP="519B1739" w:rsidRDefault="7DBE5A19" w14:paraId="3E1108DC" w14:textId="5E57D7F8">
            <w:pPr>
              <w:spacing w:line="259" w:lineRule="auto"/>
              <w:rPr>
                <w:rFonts w:eastAsia="Cambria" w:cs="Cambria"/>
              </w:rPr>
            </w:pPr>
            <w:r w:rsidRPr="519B1739">
              <w:rPr>
                <w:rFonts w:eastAsia="Cambria" w:cs="Cambria"/>
              </w:rPr>
              <w:t>Focus group</w:t>
            </w:r>
          </w:p>
        </w:tc>
        <w:tc>
          <w:tcPr>
            <w:tcW w:w="1813" w:type="dxa"/>
            <w:tcMar>
              <w:left w:w="105" w:type="dxa"/>
              <w:right w:w="105" w:type="dxa"/>
            </w:tcMar>
          </w:tcPr>
          <w:p w:rsidR="0156276A" w:rsidP="519B1739" w:rsidRDefault="084DE987" w14:paraId="2CE4290E" w14:textId="18CD9640">
            <w:pPr>
              <w:rPr>
                <w:rFonts w:eastAsia="Cambria" w:cs="Cambria"/>
              </w:rPr>
            </w:pPr>
            <w:r w:rsidRPr="519B1739">
              <w:rPr>
                <w:rFonts w:eastAsia="Cambria" w:cs="Cambria"/>
              </w:rPr>
              <w:t>Uitwerking van het gesprek dat wij hebben gehad met verschillende persona. Hierin werken we de mening uit van het navigeren door de TravelXPTodayapplicatie.</w:t>
            </w:r>
          </w:p>
        </w:tc>
      </w:tr>
      <w:tr w:rsidR="519B1739" w:rsidTr="519B1739" w14:paraId="5D1FA189" w14:textId="77777777">
        <w:trPr>
          <w:trHeight w:val="300"/>
        </w:trPr>
        <w:tc>
          <w:tcPr>
            <w:tcW w:w="2034" w:type="dxa"/>
            <w:tcMar>
              <w:left w:w="105" w:type="dxa"/>
              <w:right w:w="105" w:type="dxa"/>
            </w:tcMar>
          </w:tcPr>
          <w:p w:rsidR="146C5D68" w:rsidP="519B1739" w:rsidRDefault="146C5D68" w14:paraId="0CEE9712" w14:textId="02DBA66C">
            <w:pPr>
              <w:rPr>
                <w:rFonts w:eastAsia="Cambria" w:cs="Cambria"/>
              </w:rPr>
            </w:pPr>
            <w:r w:rsidRPr="519B1739">
              <w:rPr>
                <w:rFonts w:eastAsia="Cambria" w:cs="Cambria"/>
              </w:rPr>
              <w:t>Welke ontwerpelementen en functionaliteiten van TravelXPToday zijn momenteel goed afgestemd op de behoeften van de doelgroep, en welke vereisen verbetering?</w:t>
            </w:r>
          </w:p>
        </w:tc>
        <w:tc>
          <w:tcPr>
            <w:tcW w:w="1787" w:type="dxa"/>
            <w:tcMar>
              <w:left w:w="105" w:type="dxa"/>
              <w:right w:w="105" w:type="dxa"/>
            </w:tcMar>
          </w:tcPr>
          <w:p w:rsidR="2FABE003" w:rsidP="519B1739" w:rsidRDefault="2FABE003" w14:paraId="731340A8" w14:textId="0FE4D41B">
            <w:pPr>
              <w:spacing w:line="259" w:lineRule="auto"/>
              <w:rPr>
                <w:rFonts w:eastAsia="Cambria" w:cs="Cambria"/>
              </w:rPr>
            </w:pPr>
            <w:r w:rsidRPr="519B1739">
              <w:rPr>
                <w:rFonts w:eastAsia="Cambria" w:cs="Cambria"/>
              </w:rPr>
              <w:t>Resultaten bekijken van de vorige vraag. Welke onderdelen zijn goed? Welke hebben verbetering nodig?</w:t>
            </w:r>
          </w:p>
        </w:tc>
        <w:tc>
          <w:tcPr>
            <w:tcW w:w="1619" w:type="dxa"/>
            <w:tcMar>
              <w:left w:w="105" w:type="dxa"/>
              <w:right w:w="105" w:type="dxa"/>
            </w:tcMar>
          </w:tcPr>
          <w:p w:rsidR="1539B26B" w:rsidP="519B1739" w:rsidRDefault="1539B26B" w14:paraId="4BA1D0EA" w14:textId="4D9F8DD0">
            <w:pPr>
              <w:rPr>
                <w:rFonts w:eastAsia="Cambria" w:cs="Cambria"/>
              </w:rPr>
            </w:pPr>
            <w:r>
              <w:rPr>
                <w:noProof/>
              </w:rPr>
              <w:drawing>
                <wp:inline distT="0" distB="0" distL="0" distR="0" wp14:anchorId="61E15DF5" wp14:editId="5320E76A">
                  <wp:extent cx="476250" cy="476250"/>
                  <wp:effectExtent l="0" t="0" r="0" b="0"/>
                  <wp:docPr id="1920078798" name="Picture 6140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057028"/>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1762" w:type="dxa"/>
            <w:tcMar>
              <w:left w:w="105" w:type="dxa"/>
              <w:right w:w="105" w:type="dxa"/>
            </w:tcMar>
          </w:tcPr>
          <w:p w:rsidR="1539B26B" w:rsidP="519B1739" w:rsidRDefault="1539B26B" w14:paraId="4CBD9293" w14:textId="2687AF04">
            <w:pPr>
              <w:spacing w:line="259" w:lineRule="auto"/>
              <w:rPr>
                <w:rFonts w:eastAsia="Cambria" w:cs="Cambria"/>
              </w:rPr>
            </w:pPr>
            <w:r w:rsidRPr="519B1739">
              <w:rPr>
                <w:rFonts w:eastAsia="Cambria" w:cs="Cambria"/>
              </w:rPr>
              <w:t>Explore user requirements</w:t>
            </w:r>
          </w:p>
          <w:p w:rsidR="519B1739" w:rsidP="519B1739" w:rsidRDefault="519B1739" w14:paraId="039244AD" w14:textId="67F4C812">
            <w:pPr>
              <w:spacing w:line="259" w:lineRule="auto"/>
              <w:rPr>
                <w:rFonts w:eastAsia="Cambria" w:cs="Cambria"/>
              </w:rPr>
            </w:pPr>
          </w:p>
        </w:tc>
        <w:tc>
          <w:tcPr>
            <w:tcW w:w="1813" w:type="dxa"/>
            <w:tcMar>
              <w:left w:w="105" w:type="dxa"/>
              <w:right w:w="105" w:type="dxa"/>
            </w:tcMar>
          </w:tcPr>
          <w:p w:rsidR="75609D59" w:rsidP="519B1739" w:rsidRDefault="75609D59" w14:paraId="3976802C" w14:textId="3956C24B">
            <w:pPr>
              <w:rPr>
                <w:rFonts w:eastAsia="Cambria" w:cs="Cambria"/>
              </w:rPr>
            </w:pPr>
            <w:r w:rsidRPr="519B1739">
              <w:rPr>
                <w:rFonts w:eastAsia="Cambria" w:cs="Cambria"/>
              </w:rPr>
              <w:t>Lijst met dingen die goed zijn tijdens het navigeren door TravelXPToday en lijst met dingen die verbetering nodig hebben.</w:t>
            </w:r>
          </w:p>
        </w:tc>
      </w:tr>
      <w:tr w:rsidR="0156276A" w:rsidTr="519B1739" w14:paraId="17D6B3C8" w14:textId="77777777">
        <w:trPr>
          <w:trHeight w:val="300"/>
        </w:trPr>
        <w:tc>
          <w:tcPr>
            <w:tcW w:w="2034" w:type="dxa"/>
            <w:tcMar>
              <w:left w:w="105" w:type="dxa"/>
              <w:right w:w="105" w:type="dxa"/>
            </w:tcMar>
          </w:tcPr>
          <w:p w:rsidR="7C06B6C9" w:rsidP="519B1739" w:rsidRDefault="5AC75F65" w14:paraId="7D37AD35" w14:textId="464180C0">
            <w:pPr>
              <w:rPr>
                <w:rFonts w:eastAsia="Cambria" w:cs="Cambria"/>
              </w:rPr>
            </w:pPr>
            <w:r w:rsidRPr="519B1739">
              <w:rPr>
                <w:rFonts w:eastAsia="Cambria" w:cs="Cambria"/>
              </w:rPr>
              <w:t>Welke cultuurverschillen spelen de grootste rol als het gaat om hoe mensen TravelXPToday zien en gebruiken?</w:t>
            </w:r>
          </w:p>
          <w:p w:rsidR="0156276A" w:rsidP="519B1739" w:rsidRDefault="0156276A" w14:paraId="4DB02333" w14:textId="7B5959DB">
            <w:pPr>
              <w:rPr>
                <w:rFonts w:eastAsia="Cambria" w:cs="Cambria"/>
              </w:rPr>
            </w:pPr>
          </w:p>
        </w:tc>
        <w:tc>
          <w:tcPr>
            <w:tcW w:w="1787" w:type="dxa"/>
            <w:tcMar>
              <w:left w:w="105" w:type="dxa"/>
              <w:right w:w="105" w:type="dxa"/>
            </w:tcMar>
          </w:tcPr>
          <w:p w:rsidR="0156276A" w:rsidP="519B1739" w:rsidRDefault="595E8154" w14:paraId="0BE49573" w14:textId="1BCAC6F8">
            <w:pPr>
              <w:rPr>
                <w:rFonts w:eastAsia="Cambria" w:cs="Cambria"/>
              </w:rPr>
            </w:pPr>
            <w:r w:rsidRPr="519B1739">
              <w:rPr>
                <w:rFonts w:eastAsia="Cambria" w:cs="Cambria"/>
              </w:rPr>
              <w:t xml:space="preserve">Onderzoek </w:t>
            </w:r>
            <w:r w:rsidRPr="519B1739" w:rsidR="1C86A3AE">
              <w:rPr>
                <w:rFonts w:eastAsia="Cambria" w:cs="Cambria"/>
              </w:rPr>
              <w:t>naar welke cultuurverschillen een rol kunnen spelen binnen TravelXPToday.</w:t>
            </w:r>
          </w:p>
        </w:tc>
        <w:tc>
          <w:tcPr>
            <w:tcW w:w="1619" w:type="dxa"/>
            <w:tcMar>
              <w:left w:w="105" w:type="dxa"/>
              <w:right w:w="105" w:type="dxa"/>
            </w:tcMar>
          </w:tcPr>
          <w:p w:rsidR="0156276A" w:rsidP="519B1739" w:rsidRDefault="0B1B89F6" w14:paraId="7EB17118" w14:textId="779A8CB5">
            <w:pPr>
              <w:rPr>
                <w:rFonts w:eastAsia="Cambria" w:cs="Cambria"/>
                <w:color w:val="000000" w:themeColor="text1"/>
              </w:rPr>
            </w:pPr>
            <w:r>
              <w:rPr>
                <w:noProof/>
              </w:rPr>
              <w:drawing>
                <wp:inline distT="0" distB="0" distL="0" distR="0" wp14:anchorId="2323BECC" wp14:editId="5F53BB45">
                  <wp:extent cx="476250" cy="457200"/>
                  <wp:effectExtent l="0" t="0" r="0" b="0"/>
                  <wp:docPr id="1214304783" name="Picture 121430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04783"/>
                          <pic:cNvPicPr/>
                        </pic:nvPicPr>
                        <pic:blipFill>
                          <a:blip r:embed="rId21">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inline>
              </w:drawing>
            </w:r>
          </w:p>
        </w:tc>
        <w:tc>
          <w:tcPr>
            <w:tcW w:w="1762" w:type="dxa"/>
            <w:tcMar>
              <w:left w:w="105" w:type="dxa"/>
              <w:right w:w="105" w:type="dxa"/>
            </w:tcMar>
          </w:tcPr>
          <w:p w:rsidR="0156276A" w:rsidP="519B1739" w:rsidRDefault="0B1B89F6" w14:paraId="58F2D742" w14:textId="6D1DFC26">
            <w:pPr>
              <w:rPr>
                <w:rFonts w:eastAsia="Cambria" w:cs="Cambria"/>
              </w:rPr>
            </w:pPr>
            <w:r w:rsidRPr="519B1739">
              <w:rPr>
                <w:rFonts w:eastAsia="Cambria" w:cs="Cambria"/>
              </w:rPr>
              <w:t>Literature study</w:t>
            </w:r>
          </w:p>
        </w:tc>
        <w:tc>
          <w:tcPr>
            <w:tcW w:w="1813" w:type="dxa"/>
            <w:tcMar>
              <w:left w:w="105" w:type="dxa"/>
              <w:right w:w="105" w:type="dxa"/>
            </w:tcMar>
          </w:tcPr>
          <w:p w:rsidR="0156276A" w:rsidP="519B1739" w:rsidRDefault="3CE636F4" w14:paraId="7D7DA55D" w14:textId="1F8D4B2D">
            <w:pPr>
              <w:spacing w:line="259" w:lineRule="auto"/>
              <w:rPr>
                <w:rFonts w:eastAsia="Cambria" w:cs="Cambria"/>
              </w:rPr>
            </w:pPr>
            <w:r w:rsidRPr="519B1739">
              <w:rPr>
                <w:rFonts w:eastAsia="Cambria" w:cs="Cambria"/>
              </w:rPr>
              <w:t>Lijst met cultuurverschillen waar wij geloven die een rol spelen binnen TravelXPToday.</w:t>
            </w:r>
          </w:p>
        </w:tc>
      </w:tr>
      <w:tr w:rsidR="0156276A" w:rsidTr="519B1739" w14:paraId="7F98C0D2" w14:textId="77777777">
        <w:trPr>
          <w:trHeight w:val="300"/>
        </w:trPr>
        <w:tc>
          <w:tcPr>
            <w:tcW w:w="2034" w:type="dxa"/>
            <w:tcMar>
              <w:left w:w="105" w:type="dxa"/>
              <w:right w:w="105" w:type="dxa"/>
            </w:tcMar>
          </w:tcPr>
          <w:p w:rsidR="0156276A" w:rsidP="519B1739" w:rsidRDefault="3DB064CB" w14:paraId="21B93CBA" w14:textId="31E19815">
            <w:pPr>
              <w:rPr>
                <w:rFonts w:eastAsia="Cambria" w:cs="Cambria"/>
              </w:rPr>
            </w:pPr>
            <w:r w:rsidRPr="519B1739">
              <w:rPr>
                <w:rFonts w:eastAsia="Cambria" w:cs="Cambria"/>
              </w:rPr>
              <w:t>Hoe kunnen gerichte gebruikerstesten worden opgezet en uitgevoerd om inzicht te krijgen in de behoeften en voorkeuren van de Travelers-doelgroep</w:t>
            </w:r>
          </w:p>
        </w:tc>
        <w:tc>
          <w:tcPr>
            <w:tcW w:w="1787" w:type="dxa"/>
            <w:tcMar>
              <w:left w:w="105" w:type="dxa"/>
              <w:right w:w="105" w:type="dxa"/>
            </w:tcMar>
          </w:tcPr>
          <w:p w:rsidR="0156276A" w:rsidP="519B1739" w:rsidRDefault="3DB064CB" w14:paraId="16FD2ABF" w14:textId="27572BAD">
            <w:pPr>
              <w:rPr>
                <w:rFonts w:eastAsia="Cambria" w:cs="Cambria"/>
              </w:rPr>
            </w:pPr>
            <w:r w:rsidRPr="519B1739">
              <w:rPr>
                <w:rFonts w:eastAsia="Cambria" w:cs="Cambria"/>
              </w:rPr>
              <w:t>Onderzoek naar hoe je gerichte gebruikerstesten kan opzetten.</w:t>
            </w:r>
          </w:p>
          <w:p w:rsidR="0156276A" w:rsidP="519B1739" w:rsidRDefault="3DB064CB" w14:paraId="46750DC8" w14:textId="04F78A44">
            <w:pPr>
              <w:rPr>
                <w:rFonts w:eastAsia="Cambria" w:cs="Cambria"/>
              </w:rPr>
            </w:pPr>
            <w:r w:rsidRPr="519B1739">
              <w:rPr>
                <w:rFonts w:eastAsia="Cambria" w:cs="Cambria"/>
              </w:rPr>
              <w:t>Kijken of er al goede voorbeelden zijn van gebruikerstesten.</w:t>
            </w:r>
          </w:p>
          <w:p w:rsidR="0156276A" w:rsidP="519B1739" w:rsidRDefault="3DB064CB" w14:paraId="3A454265" w14:textId="6F97D10E">
            <w:pPr>
              <w:rPr>
                <w:rFonts w:eastAsia="Cambria" w:cs="Cambria"/>
              </w:rPr>
            </w:pPr>
            <w:r w:rsidRPr="519B1739">
              <w:rPr>
                <w:rFonts w:eastAsia="Cambria" w:cs="Cambria"/>
              </w:rPr>
              <w:t>Paar gebruikerstesten opzetten als prototype</w:t>
            </w:r>
          </w:p>
        </w:tc>
        <w:tc>
          <w:tcPr>
            <w:tcW w:w="1619" w:type="dxa"/>
            <w:tcMar>
              <w:left w:w="105" w:type="dxa"/>
              <w:right w:w="105" w:type="dxa"/>
            </w:tcMar>
          </w:tcPr>
          <w:p w:rsidR="0156276A" w:rsidP="519B1739" w:rsidRDefault="3DB064CB" w14:paraId="12CAC695" w14:textId="59FE0436">
            <w:pPr>
              <w:rPr>
                <w:rFonts w:eastAsia="Cambria" w:cs="Cambria"/>
                <w:color w:val="000000" w:themeColor="text1"/>
              </w:rPr>
            </w:pPr>
            <w:r>
              <w:rPr>
                <w:noProof/>
              </w:rPr>
              <w:drawing>
                <wp:inline distT="0" distB="0" distL="0" distR="0" wp14:anchorId="365309DF" wp14:editId="37CB5145">
                  <wp:extent cx="476250" cy="457200"/>
                  <wp:effectExtent l="0" t="0" r="0" b="0"/>
                  <wp:docPr id="1630431598" name="Picture 11848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893802"/>
                          <pic:cNvPicPr/>
                        </pic:nvPicPr>
                        <pic:blipFill>
                          <a:blip r:embed="rId21">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inline>
              </w:drawing>
            </w:r>
            <w:r w:rsidR="0B1B89F6">
              <w:rPr>
                <w:noProof/>
              </w:rPr>
              <w:drawing>
                <wp:inline distT="0" distB="0" distL="0" distR="0" wp14:anchorId="6FB740EE" wp14:editId="22DC34D1">
                  <wp:extent cx="476250" cy="476250"/>
                  <wp:effectExtent l="0" t="0" r="0" b="0"/>
                  <wp:docPr id="505413533" name="Picture 505413533" descr="Afbeelding met cirkel, symbool,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13533"/>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sidR="0B1B89F6">
              <w:rPr>
                <w:noProof/>
              </w:rPr>
              <w:drawing>
                <wp:inline distT="0" distB="0" distL="0" distR="0" wp14:anchorId="51E6BAAD" wp14:editId="65293E45">
                  <wp:extent cx="457200" cy="476250"/>
                  <wp:effectExtent l="0" t="0" r="0" b="0"/>
                  <wp:docPr id="1158079756" name="Picture 1158079756" desc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079756"/>
                          <pic:cNvPicPr/>
                        </pic:nvPicPr>
                        <pic:blipFill>
                          <a:blip r:embed="rId24">
                            <a:extLst>
                              <a:ext uri="{28A0092B-C50C-407E-A947-70E740481C1C}">
                                <a14:useLocalDpi xmlns:a14="http://schemas.microsoft.com/office/drawing/2010/main" val="0"/>
                              </a:ext>
                            </a:extLst>
                          </a:blip>
                          <a:stretch>
                            <a:fillRect/>
                          </a:stretch>
                        </pic:blipFill>
                        <pic:spPr>
                          <a:xfrm>
                            <a:off x="0" y="0"/>
                            <a:ext cx="457200" cy="476250"/>
                          </a:xfrm>
                          <a:prstGeom prst="rect">
                            <a:avLst/>
                          </a:prstGeom>
                        </pic:spPr>
                      </pic:pic>
                    </a:graphicData>
                  </a:graphic>
                </wp:inline>
              </w:drawing>
            </w:r>
          </w:p>
        </w:tc>
        <w:tc>
          <w:tcPr>
            <w:tcW w:w="1762" w:type="dxa"/>
            <w:tcMar>
              <w:left w:w="105" w:type="dxa"/>
              <w:right w:w="105" w:type="dxa"/>
            </w:tcMar>
          </w:tcPr>
          <w:p w:rsidR="0156276A" w:rsidP="519B1739" w:rsidRDefault="0B1B89F6" w14:paraId="3806336D" w14:textId="7D5385FD">
            <w:pPr>
              <w:rPr>
                <w:rFonts w:eastAsia="Cambria" w:cs="Cambria"/>
              </w:rPr>
            </w:pPr>
            <w:r w:rsidRPr="519B1739">
              <w:rPr>
                <w:rFonts w:eastAsia="Cambria" w:cs="Cambria"/>
              </w:rPr>
              <w:t>Literature study</w:t>
            </w:r>
          </w:p>
          <w:p w:rsidR="519B1739" w:rsidP="519B1739" w:rsidRDefault="519B1739" w14:paraId="6F79922B" w14:textId="349BDFB2">
            <w:pPr>
              <w:rPr>
                <w:rFonts w:eastAsia="Cambria" w:cs="Cambria"/>
              </w:rPr>
            </w:pPr>
          </w:p>
          <w:p w:rsidR="0156276A" w:rsidP="519B1739" w:rsidRDefault="0B1B89F6" w14:paraId="57FFA99B" w14:textId="27D22187">
            <w:pPr>
              <w:rPr>
                <w:rFonts w:eastAsia="Cambria" w:cs="Cambria"/>
                <w:lang w:val="en-US"/>
              </w:rPr>
            </w:pPr>
            <w:r w:rsidRPr="519B1739">
              <w:rPr>
                <w:rFonts w:eastAsia="Cambria" w:cs="Cambria"/>
              </w:rPr>
              <w:t>Best good and bad practices</w:t>
            </w:r>
          </w:p>
          <w:p w:rsidR="519B1739" w:rsidP="519B1739" w:rsidRDefault="519B1739" w14:paraId="3C02748B" w14:textId="00651454">
            <w:pPr>
              <w:rPr>
                <w:rFonts w:eastAsia="Cambria" w:cs="Cambria"/>
              </w:rPr>
            </w:pPr>
          </w:p>
          <w:p w:rsidR="0156276A" w:rsidP="519B1739" w:rsidRDefault="0B1B89F6" w14:paraId="505CC458" w14:textId="7A006B17">
            <w:pPr>
              <w:rPr>
                <w:rFonts w:eastAsia="Cambria" w:cs="Cambria"/>
                <w:lang w:val="en-US"/>
              </w:rPr>
            </w:pPr>
            <w:r w:rsidRPr="519B1739">
              <w:rPr>
                <w:rFonts w:eastAsia="Cambria" w:cs="Cambria"/>
              </w:rPr>
              <w:t>Prototyping</w:t>
            </w:r>
          </w:p>
          <w:p w:rsidR="0156276A" w:rsidP="519B1739" w:rsidRDefault="0156276A" w14:paraId="3655969C" w14:textId="585D046B">
            <w:pPr>
              <w:spacing w:line="259" w:lineRule="auto"/>
              <w:rPr>
                <w:rFonts w:eastAsia="Cambria" w:cs="Cambria"/>
              </w:rPr>
            </w:pPr>
          </w:p>
          <w:p w:rsidR="0156276A" w:rsidP="519B1739" w:rsidRDefault="4C8500F0" w14:paraId="780CBD37" w14:textId="7F75E5B5">
            <w:pPr>
              <w:spacing w:line="259" w:lineRule="auto"/>
              <w:rPr>
                <w:rFonts w:eastAsia="Cambria" w:cs="Cambria"/>
              </w:rPr>
            </w:pPr>
            <w:r w:rsidRPr="519B1739">
              <w:rPr>
                <w:rFonts w:eastAsia="Cambria" w:cs="Cambria"/>
              </w:rPr>
              <w:t>Usability testing</w:t>
            </w:r>
          </w:p>
        </w:tc>
        <w:tc>
          <w:tcPr>
            <w:tcW w:w="1813" w:type="dxa"/>
            <w:tcMar>
              <w:left w:w="105" w:type="dxa"/>
              <w:right w:w="105" w:type="dxa"/>
            </w:tcMar>
          </w:tcPr>
          <w:p w:rsidR="0156276A" w:rsidP="519B1739" w:rsidRDefault="4786DDAC" w14:paraId="0FB9E1DA" w14:textId="26B07BCF">
            <w:pPr>
              <w:spacing w:line="259" w:lineRule="auto"/>
              <w:rPr>
                <w:rFonts w:eastAsia="Cambria" w:cs="Cambria"/>
              </w:rPr>
            </w:pPr>
            <w:r w:rsidRPr="519B1739">
              <w:rPr>
                <w:rFonts w:eastAsia="Cambria" w:cs="Cambria"/>
              </w:rPr>
              <w:t>Duidelijke uitleg hoe een gerichte geb</w:t>
            </w:r>
            <w:r w:rsidRPr="519B1739" w:rsidR="33147C87">
              <w:rPr>
                <w:rFonts w:eastAsia="Cambria" w:cs="Cambria"/>
              </w:rPr>
              <w:t>ruikerstest gemaakt kan worden. Lijst met goede gebruikerstesten. Prototype testen maken.</w:t>
            </w:r>
          </w:p>
          <w:p w:rsidR="0156276A" w:rsidP="519B1739" w:rsidRDefault="33147C87" w14:paraId="760DCD1D" w14:textId="7EBBCB52">
            <w:pPr>
              <w:spacing w:line="259" w:lineRule="auto"/>
              <w:rPr>
                <w:rFonts w:eastAsia="Cambria" w:cs="Cambria"/>
              </w:rPr>
            </w:pPr>
            <w:r w:rsidRPr="519B1739">
              <w:rPr>
                <w:rFonts w:eastAsia="Cambria" w:cs="Cambria"/>
              </w:rPr>
              <w:t>Daadwerkelijke testen maken en uitvoeren.</w:t>
            </w:r>
          </w:p>
        </w:tc>
      </w:tr>
    </w:tbl>
    <w:p w:rsidR="519B1739" w:rsidP="519B1739" w:rsidRDefault="519B1739" w14:paraId="5F68206D" w14:textId="4BCAEF21">
      <w:pPr>
        <w:rPr>
          <w:rFonts w:eastAsia="Cambria" w:cs="Cambria"/>
        </w:rPr>
      </w:pPr>
    </w:p>
    <w:p w:rsidR="3DA40DB6" w:rsidP="519B1739" w:rsidRDefault="3DA40DB6" w14:paraId="19DA040C" w14:textId="102BA155">
      <w:pPr>
        <w:rPr>
          <w:rFonts w:eastAsia="Cambria" w:cs="Cambria"/>
        </w:rPr>
      </w:pPr>
    </w:p>
    <w:p w:rsidR="416633CE" w:rsidP="519B1739" w:rsidRDefault="416633CE" w14:paraId="36845952" w14:textId="73576E84">
      <w:pPr>
        <w:rPr>
          <w:rFonts w:eastAsia="Cambria" w:cs="Cambria"/>
        </w:rPr>
      </w:pPr>
      <w:r w:rsidRPr="519B1739">
        <w:rPr>
          <w:rFonts w:eastAsia="Cambria" w:cs="Cambria"/>
        </w:rPr>
        <w:br w:type="page"/>
      </w:r>
    </w:p>
    <w:p w:rsidR="4A8B8846" w:rsidP="519B1739" w:rsidRDefault="4A8B8846" w14:paraId="120385B8" w14:textId="79B4CC4D">
      <w:pPr>
        <w:pStyle w:val="Heading1"/>
        <w:rPr>
          <w:rFonts w:eastAsia="Cambria" w:cs="Cambria"/>
        </w:rPr>
      </w:pPr>
      <w:bookmarkStart w:name="_Toc21039648" w:id="336559234"/>
      <w:r w:rsidRPr="62859E04" w:rsidR="4A8B8846">
        <w:rPr>
          <w:rFonts w:eastAsia="Cambria" w:cs="Cambria"/>
        </w:rPr>
        <w:t>Deel</w:t>
      </w:r>
      <w:r w:rsidRPr="62859E04" w:rsidR="3B35C950">
        <w:rPr>
          <w:rFonts w:eastAsia="Cambria" w:cs="Cambria"/>
        </w:rPr>
        <w:t>vragen Beantwoorden</w:t>
      </w:r>
      <w:bookmarkEnd w:id="336559234"/>
    </w:p>
    <w:p w:rsidRPr="00C314F1" w:rsidR="00574464" w:rsidP="519B1739" w:rsidRDefault="2F8CA4B7" w14:paraId="1CF77377" w14:textId="6CD6991A">
      <w:pPr>
        <w:pStyle w:val="Heading3"/>
        <w:rPr>
          <w:rFonts w:eastAsia="Cambria" w:cs="Cambria"/>
        </w:rPr>
      </w:pPr>
      <w:bookmarkStart w:name="_Toc1076846507" w:id="1415391745"/>
      <w:r w:rsidRPr="62859E04" w:rsidR="2F8CA4B7">
        <w:rPr>
          <w:rFonts w:eastAsia="Cambria" w:cs="Cambria"/>
        </w:rPr>
        <w:t>Definitie van de doelgroep</w:t>
      </w:r>
      <w:bookmarkEnd w:id="1415391745"/>
    </w:p>
    <w:p w:rsidRPr="001F643D" w:rsidR="00B0637D" w:rsidP="519B1739" w:rsidRDefault="2F8CA4B7" w14:paraId="5F05AE5B" w14:textId="72F9CD2B">
      <w:pPr>
        <w:rPr>
          <w:rFonts w:eastAsia="Cambria" w:cs="Cambria"/>
        </w:rPr>
      </w:pPr>
      <w:r w:rsidRPr="519B1739">
        <w:rPr>
          <w:rFonts w:eastAsia="Cambria" w:cs="Cambria"/>
        </w:rPr>
        <w:t>"Wat kenmerkt de Travelers-doelgroep/persona in termen van hun culturele achtergrond, waarden, leeftijd en communicatiestijlen?"</w:t>
      </w:r>
    </w:p>
    <w:p w:rsidRPr="001F643D" w:rsidR="00A4549D" w:rsidP="519B1739" w:rsidRDefault="00A4549D" w14:paraId="5EFB6B4B" w14:textId="77777777">
      <w:pPr>
        <w:rPr>
          <w:rFonts w:eastAsia="Cambria" w:cs="Cambria"/>
        </w:rPr>
      </w:pPr>
    </w:p>
    <w:p w:rsidRPr="001F643D" w:rsidR="00A4549D" w:rsidP="519B1739" w:rsidRDefault="7AD866EA" w14:paraId="100A545A" w14:textId="5C80F418">
      <w:pPr>
        <w:spacing w:before="480" w:after="240"/>
        <w:rPr>
          <w:rFonts w:eastAsia="Cambria" w:cs="Cambria"/>
          <w:b/>
          <w:bCs/>
        </w:rPr>
      </w:pPr>
      <w:r w:rsidRPr="519B1739">
        <w:rPr>
          <w:rFonts w:eastAsia="Cambria" w:cs="Cambria"/>
          <w:color w:val="5066DB"/>
          <w:sz w:val="30"/>
          <w:szCs w:val="30"/>
        </w:rPr>
        <w:t>Doelgroep eigenschappen</w:t>
      </w:r>
      <w:r w:rsidRPr="519B1739" w:rsidR="622DA428">
        <w:rPr>
          <w:rFonts w:eastAsia="Cambria" w:cs="Cambria"/>
          <w:color w:val="5066DB"/>
          <w:sz w:val="30"/>
          <w:szCs w:val="30"/>
        </w:rPr>
        <w:t>:</w:t>
      </w:r>
    </w:p>
    <w:p w:rsidRPr="001F643D" w:rsidR="00F348CB" w:rsidP="519B1739" w:rsidRDefault="547BEE54" w14:paraId="1AAC656A" w14:textId="758CFCFA">
      <w:pPr>
        <w:rPr>
          <w:rFonts w:eastAsia="Cambria" w:cs="Cambria"/>
        </w:rPr>
      </w:pPr>
      <w:r w:rsidRPr="519B1739">
        <w:rPr>
          <w:rFonts w:eastAsia="Cambria" w:cs="Cambria"/>
        </w:rPr>
        <w:t>Doel: Gemakkelijk documenteren en delen van reiservaringen.</w:t>
      </w:r>
    </w:p>
    <w:p w:rsidRPr="001F643D" w:rsidR="00F348CB" w:rsidP="519B1739" w:rsidRDefault="00F348CB" w14:paraId="4673B9A6" w14:textId="77777777">
      <w:pPr>
        <w:rPr>
          <w:rFonts w:eastAsia="Cambria" w:cs="Cambria"/>
        </w:rPr>
      </w:pPr>
    </w:p>
    <w:p w:rsidRPr="001F643D" w:rsidR="00C802B8" w:rsidP="519B1739" w:rsidRDefault="4490C1C4" w14:paraId="02706C12" w14:textId="77777777">
      <w:pPr>
        <w:rPr>
          <w:rFonts w:eastAsia="Cambria" w:cs="Cambria"/>
        </w:rPr>
      </w:pPr>
      <w:r w:rsidRPr="519B1739">
        <w:rPr>
          <w:rFonts w:eastAsia="Cambria" w:cs="Cambria"/>
          <w:b/>
          <w:bCs/>
        </w:rPr>
        <w:t>Leeftijdscategorie</w:t>
      </w:r>
      <w:r w:rsidRPr="519B1739">
        <w:rPr>
          <w:rFonts w:eastAsia="Cambria" w:cs="Cambria"/>
        </w:rPr>
        <w:t>: 20-50 jaar</w:t>
      </w:r>
    </w:p>
    <w:p w:rsidRPr="001F643D" w:rsidR="00E36449" w:rsidP="519B1739" w:rsidRDefault="253EC95D" w14:paraId="13BED92E" w14:textId="0066E2FB">
      <w:pPr>
        <w:rPr>
          <w:rFonts w:eastAsia="Cambria" w:cs="Cambria"/>
        </w:rPr>
      </w:pPr>
      <w:r w:rsidRPr="519B1739">
        <w:rPr>
          <w:rFonts w:eastAsia="Cambria" w:cs="Cambria"/>
        </w:rPr>
        <w:t>Leeftijdscategorie: Deze groep heeft vaak de middelen en de neiging om te reizen, en is technologisch bekwaam genoeg om een app te gebruiken voor hun reisbehoeften.</w:t>
      </w:r>
    </w:p>
    <w:p w:rsidRPr="001F643D" w:rsidR="00E36449" w:rsidP="519B1739" w:rsidRDefault="00E36449" w14:paraId="56705844" w14:textId="77777777">
      <w:pPr>
        <w:rPr>
          <w:rFonts w:eastAsia="Cambria" w:cs="Cambria"/>
        </w:rPr>
      </w:pPr>
    </w:p>
    <w:p w:rsidRPr="001F643D" w:rsidR="00C802B8" w:rsidP="519B1739" w:rsidRDefault="4490C1C4" w14:paraId="2DEE91C2" w14:textId="038F9509">
      <w:pPr>
        <w:rPr>
          <w:rFonts w:eastAsia="Cambria" w:cs="Cambria"/>
        </w:rPr>
      </w:pPr>
      <w:r w:rsidRPr="519B1739">
        <w:rPr>
          <w:rFonts w:eastAsia="Cambria" w:cs="Cambria"/>
          <w:b/>
          <w:bCs/>
        </w:rPr>
        <w:t>Kenmerken</w:t>
      </w:r>
      <w:r w:rsidRPr="519B1739">
        <w:rPr>
          <w:rFonts w:eastAsia="Cambria" w:cs="Cambria"/>
        </w:rPr>
        <w:t>: Actief, geïnteresseerd in reizen, technologie-</w:t>
      </w:r>
      <w:r w:rsidRPr="519B1739" w:rsidR="369BA575">
        <w:rPr>
          <w:rFonts w:eastAsia="Cambria" w:cs="Cambria"/>
        </w:rPr>
        <w:t>bekwaam.</w:t>
      </w:r>
    </w:p>
    <w:p w:rsidRPr="001F643D" w:rsidR="00EF38D0" w:rsidP="519B1739" w:rsidRDefault="451E1652" w14:paraId="0A58E228" w14:textId="7DE7A071">
      <w:pPr>
        <w:rPr>
          <w:rFonts w:eastAsia="Cambria" w:cs="Cambria"/>
        </w:rPr>
      </w:pPr>
      <w:r w:rsidRPr="519B1739">
        <w:rPr>
          <w:rFonts w:eastAsia="Cambria" w:cs="Cambria"/>
        </w:rPr>
        <w:t>Actieve Levensstijl: Ze zoeken naar een snelle, efficiënte manier om hun reiservaringen vast te leggen en te delen, passend bij hun dynamische levensstijl.</w:t>
      </w:r>
    </w:p>
    <w:p w:rsidRPr="001F643D" w:rsidR="004F72BD" w:rsidP="519B1739" w:rsidRDefault="004F72BD" w14:paraId="73B09E0D" w14:textId="6F8D49A2">
      <w:pPr>
        <w:rPr>
          <w:rFonts w:eastAsia="Cambria" w:cs="Cambria"/>
        </w:rPr>
      </w:pPr>
    </w:p>
    <w:p w:rsidRPr="001F643D" w:rsidR="00E36449" w:rsidP="519B1739" w:rsidRDefault="4490C1C4" w14:paraId="45B99D36" w14:textId="5DB30723">
      <w:pPr>
        <w:rPr>
          <w:rFonts w:eastAsia="Cambria" w:cs="Cambria"/>
        </w:rPr>
      </w:pPr>
      <w:r w:rsidRPr="519B1739">
        <w:rPr>
          <w:rFonts w:eastAsia="Cambria" w:cs="Cambria"/>
          <w:b/>
          <w:bCs/>
        </w:rPr>
        <w:t>Voorkeuren</w:t>
      </w:r>
      <w:r w:rsidRPr="519B1739">
        <w:rPr>
          <w:rFonts w:eastAsia="Cambria" w:cs="Cambria"/>
        </w:rPr>
        <w:t>: Intuïtieve en functionele applicatie, snel toegang tot belangrijke features</w:t>
      </w:r>
      <w:r w:rsidRPr="519B1739" w:rsidR="6C0F75C4">
        <w:rPr>
          <w:rFonts w:eastAsia="Cambria" w:cs="Cambria"/>
        </w:rPr>
        <w:t>.</w:t>
      </w:r>
    </w:p>
    <w:p w:rsidRPr="001F643D" w:rsidR="00F348CB" w:rsidP="519B1739" w:rsidRDefault="547BEE54" w14:paraId="0A2E35C3" w14:textId="77777777">
      <w:pPr>
        <w:rPr>
          <w:rFonts w:eastAsia="Cambria" w:cs="Cambria"/>
        </w:rPr>
      </w:pPr>
      <w:r w:rsidRPr="519B1739">
        <w:rPr>
          <w:rFonts w:eastAsia="Cambria" w:cs="Cambria"/>
        </w:rPr>
        <w:t>Gebruiksgemak: De nadruk ligt op een gebruiksvriendelijke interface, gezien hun voorkeur voor directe en functionele interactie met technologie.</w:t>
      </w:r>
    </w:p>
    <w:p w:rsidRPr="001F643D" w:rsidR="00772038" w:rsidP="519B1739" w:rsidRDefault="00772038" w14:paraId="67F91CCB" w14:textId="2D43569B">
      <w:pPr>
        <w:rPr>
          <w:rFonts w:eastAsia="Cambria" w:cs="Cambria"/>
        </w:rPr>
      </w:pPr>
    </w:p>
    <w:p w:rsidRPr="001F643D" w:rsidR="00166B9F" w:rsidP="519B1739" w:rsidRDefault="4490C1C4" w14:paraId="347597B8" w14:textId="16E279C1">
      <w:pPr>
        <w:rPr>
          <w:rFonts w:eastAsia="Cambria" w:cs="Cambria"/>
        </w:rPr>
      </w:pPr>
      <w:r w:rsidRPr="519B1739">
        <w:rPr>
          <w:rFonts w:eastAsia="Cambria" w:cs="Cambria"/>
          <w:b/>
          <w:bCs/>
        </w:rPr>
        <w:t>Behoeften</w:t>
      </w:r>
      <w:r w:rsidRPr="519B1739">
        <w:rPr>
          <w:rFonts w:eastAsia="Cambria" w:cs="Cambria"/>
        </w:rPr>
        <w:t>: Efficiëntie, gebruiksgemak, betrouwbare informatie en functionaliteit, ook onderweg</w:t>
      </w:r>
      <w:r w:rsidRPr="519B1739" w:rsidR="6C0F75C4">
        <w:rPr>
          <w:rFonts w:eastAsia="Cambria" w:cs="Cambria"/>
        </w:rPr>
        <w:t>/mobiel.</w:t>
      </w:r>
    </w:p>
    <w:p w:rsidRPr="001F643D" w:rsidR="00772038" w:rsidP="519B1739" w:rsidRDefault="70947EBC" w14:paraId="5A5BAB1F" w14:textId="711CE674">
      <w:pPr>
        <w:rPr>
          <w:rFonts w:eastAsia="Cambria" w:cs="Cambria"/>
        </w:rPr>
      </w:pPr>
      <w:r w:rsidRPr="519B1739">
        <w:rPr>
          <w:rFonts w:eastAsia="Cambria" w:cs="Cambria"/>
        </w:rPr>
        <w:t>Betrouwbaarheid: Betrouwbare en snel</w:t>
      </w:r>
      <w:r w:rsidRPr="519B1739" w:rsidR="02E7C571">
        <w:rPr>
          <w:rFonts w:eastAsia="Cambria" w:cs="Cambria"/>
        </w:rPr>
        <w:t xml:space="preserve">le toegang </w:t>
      </w:r>
      <w:r w:rsidRPr="519B1739">
        <w:rPr>
          <w:rFonts w:eastAsia="Cambria" w:cs="Cambria"/>
        </w:rPr>
        <w:t xml:space="preserve">is cruciaal voor </w:t>
      </w:r>
      <w:r w:rsidRPr="519B1739" w:rsidR="17118A3E">
        <w:rPr>
          <w:rFonts w:eastAsia="Cambria" w:cs="Cambria"/>
        </w:rPr>
        <w:t xml:space="preserve">de </w:t>
      </w:r>
      <w:r w:rsidRPr="519B1739">
        <w:rPr>
          <w:rFonts w:eastAsia="Cambria" w:cs="Cambria"/>
        </w:rPr>
        <w:t>doelgroep, vooral wanneer ze onderweg zijn.</w:t>
      </w:r>
    </w:p>
    <w:p w:rsidRPr="001F643D" w:rsidR="00B373CB" w:rsidP="519B1739" w:rsidRDefault="00B373CB" w14:paraId="371F1FAE" w14:textId="77777777">
      <w:pPr>
        <w:rPr>
          <w:rFonts w:eastAsia="Cambria" w:cs="Cambria"/>
        </w:rPr>
      </w:pPr>
    </w:p>
    <w:p w:rsidRPr="001F643D" w:rsidR="00B373CB" w:rsidP="519B1739" w:rsidRDefault="7E2FD6D5" w14:paraId="094A3296" w14:textId="08DA6705">
      <w:pPr>
        <w:rPr>
          <w:rFonts w:eastAsia="Cambria" w:cs="Cambria"/>
        </w:rPr>
      </w:pPr>
      <w:r w:rsidRPr="519B1739">
        <w:rPr>
          <w:rFonts w:eastAsia="Cambria" w:cs="Cambria"/>
        </w:rPr>
        <w:t>[^2] (Persona-onderzoek | Ontdek je doelgroep met YourUX | Gedetailleerde personas voor verbeterde gebruikerservaring | yourUX, z.d.)</w:t>
      </w:r>
    </w:p>
    <w:p w:rsidR="008A1991" w:rsidP="519B1739" w:rsidRDefault="008A1991" w14:paraId="7E7C3DFA" w14:textId="3BA3EA83">
      <w:pPr>
        <w:rPr>
          <w:rFonts w:eastAsia="Cambria" w:cs="Cambria"/>
        </w:rPr>
      </w:pPr>
    </w:p>
    <w:p w:rsidR="00381BF8" w:rsidP="519B1739" w:rsidRDefault="00381BF8" w14:paraId="6EB14404" w14:textId="77777777">
      <w:pPr>
        <w:spacing w:after="160"/>
        <w:rPr>
          <w:rFonts w:eastAsia="Cambria" w:cs="Cambria"/>
          <w:color w:val="5066DB"/>
          <w:sz w:val="28"/>
          <w:szCs w:val="28"/>
        </w:rPr>
      </w:pPr>
      <w:r w:rsidRPr="519B1739">
        <w:rPr>
          <w:rFonts w:eastAsia="Cambria" w:cs="Cambria"/>
        </w:rPr>
        <w:br w:type="page"/>
      </w:r>
    </w:p>
    <w:p w:rsidR="001F643D" w:rsidP="519B1739" w:rsidRDefault="7C5CCE86" w14:paraId="483DA32E" w14:textId="4E4A6795">
      <w:pPr>
        <w:pStyle w:val="Heading5"/>
        <w:rPr>
          <w:rFonts w:eastAsia="Cambria" w:cs="Cambria"/>
        </w:rPr>
      </w:pPr>
      <w:bookmarkStart w:name="_Toc774898646" w:id="1491144916"/>
      <w:r w:rsidRPr="62859E04" w:rsidR="7C5CCE86">
        <w:rPr>
          <w:rFonts w:eastAsia="Cambria" w:cs="Cambria"/>
        </w:rPr>
        <w:t>Persona’s</w:t>
      </w:r>
      <w:bookmarkEnd w:id="1491144916"/>
    </w:p>
    <w:p w:rsidR="008C3522" w:rsidP="519B1739" w:rsidRDefault="7C5CCE86" w14:paraId="7A9931E4" w14:textId="3874849D">
      <w:pPr>
        <w:rPr>
          <w:rFonts w:eastAsia="Cambria" w:cs="Cambria"/>
        </w:rPr>
      </w:pPr>
      <w:r w:rsidRPr="62859E04" w:rsidR="7C5CCE86">
        <w:rPr>
          <w:rFonts w:eastAsia="Cambria" w:cs="Cambria"/>
        </w:rPr>
        <w:t xml:space="preserve">Wij hebben </w:t>
      </w:r>
      <w:r w:rsidRPr="62859E04" w:rsidR="7C5CCE86">
        <w:rPr>
          <w:rFonts w:eastAsia="Cambria" w:cs="Cambria"/>
        </w:rPr>
        <w:t>perso</w:t>
      </w:r>
      <w:r w:rsidRPr="62859E04" w:rsidR="67B74A07">
        <w:rPr>
          <w:rFonts w:eastAsia="Cambria" w:cs="Cambria"/>
        </w:rPr>
        <w:t>na’s</w:t>
      </w:r>
      <w:r w:rsidRPr="62859E04" w:rsidR="67B74A07">
        <w:rPr>
          <w:rFonts w:eastAsia="Cambria" w:cs="Cambria"/>
        </w:rPr>
        <w:t xml:space="preserve"> gemaakt voor </w:t>
      </w:r>
      <w:r w:rsidRPr="62859E04" w:rsidR="67B74A07">
        <w:rPr>
          <w:rFonts w:eastAsia="Cambria" w:cs="Cambria"/>
        </w:rPr>
        <w:t>TravelXPToday</w:t>
      </w:r>
      <w:r w:rsidRPr="62859E04" w:rsidR="469613F2">
        <w:rPr>
          <w:rFonts w:eastAsia="Cambria" w:cs="Cambria"/>
        </w:rPr>
        <w:t xml:space="preserve">. Deze </w:t>
      </w:r>
      <w:r w:rsidRPr="62859E04" w:rsidR="469613F2">
        <w:rPr>
          <w:rFonts w:eastAsia="Cambria" w:cs="Cambria"/>
        </w:rPr>
        <w:t>persona’s</w:t>
      </w:r>
      <w:r w:rsidRPr="62859E04" w:rsidR="469613F2">
        <w:rPr>
          <w:rFonts w:eastAsia="Cambria" w:cs="Cambria"/>
        </w:rPr>
        <w:t xml:space="preserve"> worden gebruikt om </w:t>
      </w:r>
      <w:r w:rsidRPr="62859E04" w:rsidR="38E11F74">
        <w:rPr>
          <w:rFonts w:eastAsia="Cambria" w:cs="Cambria"/>
        </w:rPr>
        <w:t>een realistisch beeld te vormen van onze doelgroep.</w:t>
      </w:r>
      <w:r w:rsidRPr="62859E04" w:rsidR="178FD6D0">
        <w:rPr>
          <w:rFonts w:eastAsia="Cambria" w:cs="Cambria"/>
        </w:rPr>
        <w:t xml:space="preserve"> </w:t>
      </w:r>
      <w:del w:author="Nooijen,Art A.T.G." w:date="2023-11-17T12:48:33.725Z" w:id="956254944">
        <w:r w:rsidRPr="62859E04" w:rsidDel="178FD6D0">
          <w:rPr>
            <w:rFonts w:eastAsia="Cambria" w:cs="Cambria"/>
          </w:rPr>
          <w:delText>zodat</w:delText>
        </w:r>
      </w:del>
      <w:ins w:author="Nooijen,Art A.T.G." w:date="2023-11-17T12:48:33.732Z" w:id="176631240">
        <w:r w:rsidRPr="62859E04" w:rsidR="3C5EE631">
          <w:rPr>
            <w:rFonts w:eastAsia="Cambria" w:cs="Cambria"/>
          </w:rPr>
          <w:t>Zodat</w:t>
        </w:r>
      </w:ins>
      <w:r w:rsidRPr="62859E04" w:rsidR="178FD6D0">
        <w:rPr>
          <w:rFonts w:eastAsia="Cambria" w:cs="Cambria"/>
        </w:rPr>
        <w:t xml:space="preserve"> we bij elke stap </w:t>
      </w:r>
      <w:r w:rsidRPr="62859E04" w:rsidR="65AE7303">
        <w:rPr>
          <w:rFonts w:eastAsia="Cambria" w:cs="Cambria"/>
        </w:rPr>
        <w:t xml:space="preserve">in de schoenen kunnen stappen van onze </w:t>
      </w:r>
      <w:r w:rsidRPr="62859E04" w:rsidR="65AE7303">
        <w:rPr>
          <w:rFonts w:eastAsia="Cambria" w:cs="Cambria"/>
        </w:rPr>
        <w:t>persona</w:t>
      </w:r>
      <w:r w:rsidRPr="62859E04" w:rsidR="180CFB90">
        <w:rPr>
          <w:rFonts w:eastAsia="Cambria" w:cs="Cambria"/>
        </w:rPr>
        <w:t>’</w:t>
      </w:r>
      <w:r w:rsidRPr="62859E04" w:rsidR="65AE7303">
        <w:rPr>
          <w:rFonts w:eastAsia="Cambria" w:cs="Cambria"/>
        </w:rPr>
        <w:t>s</w:t>
      </w:r>
      <w:r w:rsidRPr="62859E04" w:rsidR="65AE7303">
        <w:rPr>
          <w:rFonts w:eastAsia="Cambria" w:cs="Cambria"/>
        </w:rPr>
        <w:t xml:space="preserve"> ook</w:t>
      </w:r>
      <w:r w:rsidRPr="62859E04" w:rsidR="180CFB90">
        <w:rPr>
          <w:rFonts w:eastAsia="Cambria" w:cs="Cambria"/>
        </w:rPr>
        <w:t xml:space="preserve"> </w:t>
      </w:r>
      <w:r w:rsidRPr="62859E04" w:rsidR="65AE7303">
        <w:rPr>
          <w:rFonts w:eastAsia="Cambria" w:cs="Cambria"/>
        </w:rPr>
        <w:t xml:space="preserve">al past de doelgroep niet bij </w:t>
      </w:r>
      <w:r w:rsidRPr="62859E04" w:rsidR="180CFB90">
        <w:rPr>
          <w:rFonts w:eastAsia="Cambria" w:cs="Cambria"/>
        </w:rPr>
        <w:t xml:space="preserve">de </w:t>
      </w:r>
      <w:r w:rsidRPr="62859E04" w:rsidR="180CFB90">
        <w:rPr>
          <w:rFonts w:eastAsia="Cambria" w:cs="Cambria"/>
        </w:rPr>
        <w:t>developers</w:t>
      </w:r>
      <w:r w:rsidRPr="62859E04" w:rsidR="180CFB90">
        <w:rPr>
          <w:rFonts w:eastAsia="Cambria" w:cs="Cambria"/>
        </w:rPr>
        <w:t xml:space="preserve"> of andere personen die onderdeel zijn van het project.</w:t>
      </w:r>
      <w:r w:rsidRPr="62859E04" w:rsidR="7713A563">
        <w:rPr>
          <w:rFonts w:eastAsia="Cambria" w:cs="Cambria"/>
        </w:rPr>
        <w:t xml:space="preserve"> </w:t>
      </w:r>
    </w:p>
    <w:p w:rsidR="008C3522" w:rsidP="519B1739" w:rsidRDefault="1FB41E27" w14:paraId="59702BBE" w14:textId="1B80FF14">
      <w:pPr>
        <w:rPr>
          <w:rFonts w:eastAsia="Cambria" w:cs="Cambria"/>
        </w:rPr>
      </w:pPr>
      <w:r w:rsidRPr="519B1739">
        <w:rPr>
          <w:rFonts w:eastAsia="Cambria" w:cs="Cambria"/>
        </w:rPr>
        <w:t>Dit zorgt ervoor dat wij kunnen inspelen op hun beperkingen</w:t>
      </w:r>
      <w:r w:rsidRPr="519B1739" w:rsidR="572AD1FC">
        <w:rPr>
          <w:rFonts w:eastAsia="Cambria" w:cs="Cambria"/>
        </w:rPr>
        <w:t xml:space="preserve">, uitdagingen, </w:t>
      </w:r>
      <w:r w:rsidRPr="519B1739" w:rsidR="4F129F9E">
        <w:rPr>
          <w:rFonts w:eastAsia="Cambria" w:cs="Cambria"/>
        </w:rPr>
        <w:t>successen,</w:t>
      </w:r>
      <w:r w:rsidRPr="519B1739" w:rsidR="572AD1FC">
        <w:rPr>
          <w:rFonts w:eastAsia="Cambria" w:cs="Cambria"/>
        </w:rPr>
        <w:t xml:space="preserve"> doelen </w:t>
      </w:r>
      <w:r w:rsidRPr="519B1739" w:rsidR="50648BEF">
        <w:rPr>
          <w:rFonts w:eastAsia="Cambria" w:cs="Cambria"/>
        </w:rPr>
        <w:t xml:space="preserve">en </w:t>
      </w:r>
      <w:r w:rsidRPr="519B1739" w:rsidR="4F129F9E">
        <w:rPr>
          <w:rFonts w:eastAsia="Cambria" w:cs="Cambria"/>
        </w:rPr>
        <w:t>uiteindelijk</w:t>
      </w:r>
      <w:r w:rsidRPr="519B1739" w:rsidR="50648BEF">
        <w:rPr>
          <w:rFonts w:eastAsia="Cambria" w:cs="Cambria"/>
        </w:rPr>
        <w:t xml:space="preserve"> een opmaat gemaakte gebruikers ervaring kunnen maken. </w:t>
      </w:r>
      <w:r w:rsidRPr="519B1739" w:rsidR="0DA55152">
        <w:rPr>
          <w:rFonts w:eastAsia="Cambria" w:cs="Cambria"/>
        </w:rPr>
        <w:t>D</w:t>
      </w:r>
      <w:r w:rsidRPr="519B1739" w:rsidR="50648BEF">
        <w:rPr>
          <w:rFonts w:eastAsia="Cambria" w:cs="Cambria"/>
        </w:rPr>
        <w:t>ie geoptimaliseerd is voor hun behoeftes.</w:t>
      </w:r>
    </w:p>
    <w:p w:rsidR="007031DF" w:rsidP="519B1739" w:rsidRDefault="7713A563" w14:paraId="6F878EFA" w14:textId="660FBC57">
      <w:pPr>
        <w:rPr>
          <w:rFonts w:eastAsia="Cambria" w:cs="Cambria"/>
        </w:rPr>
      </w:pPr>
      <w:r w:rsidRPr="519B1739">
        <w:rPr>
          <w:rFonts w:eastAsia="Cambria" w:cs="Cambria"/>
        </w:rPr>
        <w:t>(Goldstein, z.d.) [^3]</w:t>
      </w:r>
    </w:p>
    <w:p w:rsidRPr="007031DF" w:rsidR="007031DF" w:rsidP="519B1739" w:rsidRDefault="007031DF" w14:paraId="11659019" w14:textId="77777777">
      <w:pPr>
        <w:rPr>
          <w:rFonts w:eastAsia="Cambria" w:cs="Cambria"/>
        </w:rPr>
      </w:pPr>
    </w:p>
    <w:p w:rsidRPr="00381BF8" w:rsidR="00381BF8" w:rsidP="519B1739" w:rsidRDefault="19D41BE5" w14:paraId="17B25DDB" w14:textId="77777777">
      <w:pPr>
        <w:pStyle w:val="Heading4"/>
        <w:rPr>
          <w:rFonts w:eastAsia="Cambria" w:cs="Cambria"/>
          <w:b w:val="1"/>
          <w:bCs w:val="1"/>
        </w:rPr>
      </w:pPr>
      <w:bookmarkStart w:name="_Toc219928056" w:id="2048140383"/>
      <w:r w:rsidR="19D41BE5">
        <w:rPr/>
        <w:t>Persona: Alex</w:t>
      </w:r>
      <w:bookmarkEnd w:id="2048140383"/>
    </w:p>
    <w:p w:rsidRPr="00381BF8" w:rsidR="00381BF8" w:rsidP="519B1739" w:rsidRDefault="19D41BE5" w14:paraId="77673325" w14:textId="47946BF9">
      <w:pPr>
        <w:numPr>
          <w:ilvl w:val="0"/>
          <w:numId w:val="39"/>
        </w:numPr>
        <w:rPr>
          <w:rFonts w:eastAsia="Cambria" w:cs="Cambria"/>
        </w:rPr>
      </w:pPr>
      <w:r w:rsidRPr="519B1739">
        <w:rPr>
          <w:rFonts w:eastAsia="Cambria" w:cs="Cambria"/>
          <w:b/>
          <w:bCs/>
        </w:rPr>
        <w:t>Leeftijd:</w:t>
      </w:r>
      <w:r w:rsidRPr="519B1739">
        <w:rPr>
          <w:rFonts w:eastAsia="Cambria" w:cs="Cambria"/>
        </w:rPr>
        <w:t xml:space="preserve"> 35 jaar</w:t>
      </w:r>
    </w:p>
    <w:p w:rsidRPr="00381BF8" w:rsidR="00381BF8" w:rsidP="519B1739" w:rsidRDefault="19D41BE5" w14:paraId="6970FC49" w14:textId="4C59E93E">
      <w:pPr>
        <w:numPr>
          <w:ilvl w:val="0"/>
          <w:numId w:val="39"/>
        </w:numPr>
        <w:rPr>
          <w:rFonts w:eastAsia="Cambria" w:cs="Cambria"/>
        </w:rPr>
      </w:pPr>
      <w:r w:rsidRPr="519B1739">
        <w:rPr>
          <w:rFonts w:eastAsia="Cambria" w:cs="Cambria"/>
          <w:b/>
          <w:bCs/>
        </w:rPr>
        <w:t>Beroep:</w:t>
      </w:r>
      <w:r w:rsidRPr="519B1739">
        <w:rPr>
          <w:rFonts w:eastAsia="Cambria" w:cs="Cambria"/>
        </w:rPr>
        <w:t xml:space="preserve"> Marketing Specialist</w:t>
      </w:r>
      <w:r w:rsidRPr="519B1739" w:rsidR="426F5D73">
        <w:rPr>
          <w:rFonts w:eastAsia="Cambria" w:cs="Cambria"/>
        </w:rPr>
        <w:t xml:space="preserve"> </w:t>
      </w:r>
    </w:p>
    <w:p w:rsidRPr="00381BF8" w:rsidR="00381BF8" w:rsidP="519B1739" w:rsidRDefault="19D41BE5" w14:paraId="2E8B5B01" w14:textId="77777777">
      <w:pPr>
        <w:numPr>
          <w:ilvl w:val="0"/>
          <w:numId w:val="39"/>
        </w:numPr>
        <w:rPr>
          <w:rFonts w:eastAsia="Cambria" w:cs="Cambria"/>
        </w:rPr>
      </w:pPr>
      <w:r w:rsidRPr="519B1739">
        <w:rPr>
          <w:rFonts w:eastAsia="Cambria" w:cs="Cambria"/>
          <w:b/>
          <w:bCs/>
        </w:rPr>
        <w:t>Woonplaats:</w:t>
      </w:r>
      <w:r w:rsidRPr="519B1739">
        <w:rPr>
          <w:rFonts w:eastAsia="Cambria" w:cs="Cambria"/>
        </w:rPr>
        <w:t xml:space="preserve"> Amsterdam, Nederland</w:t>
      </w:r>
    </w:p>
    <w:p w:rsidRPr="00381BF8" w:rsidR="00381BF8" w:rsidP="519B1739" w:rsidRDefault="19D41BE5" w14:paraId="332F1114" w14:textId="77777777">
      <w:pPr>
        <w:numPr>
          <w:ilvl w:val="0"/>
          <w:numId w:val="39"/>
        </w:numPr>
        <w:rPr>
          <w:rFonts w:eastAsia="Cambria" w:cs="Cambria"/>
        </w:rPr>
      </w:pPr>
      <w:r w:rsidRPr="519B1739">
        <w:rPr>
          <w:rFonts w:eastAsia="Cambria" w:cs="Cambria"/>
          <w:b/>
          <w:bCs/>
        </w:rPr>
        <w:t>Hobby's:</w:t>
      </w:r>
      <w:r w:rsidRPr="519B1739">
        <w:rPr>
          <w:rFonts w:eastAsia="Cambria" w:cs="Cambria"/>
        </w:rPr>
        <w:t xml:space="preserve"> Reizen, fotografie, bloggen, wandelen, en culturele evenementen bezoeken</w:t>
      </w:r>
    </w:p>
    <w:p w:rsidRPr="00381BF8" w:rsidR="00381BF8" w:rsidP="519B1739" w:rsidRDefault="19D41BE5" w14:paraId="2FAEEC55" w14:textId="7B9032A0">
      <w:pPr>
        <w:numPr>
          <w:ilvl w:val="0"/>
          <w:numId w:val="39"/>
        </w:numPr>
        <w:rPr>
          <w:rFonts w:eastAsia="Cambria" w:cs="Cambria"/>
        </w:rPr>
      </w:pPr>
      <w:r w:rsidRPr="519B1739">
        <w:rPr>
          <w:rFonts w:eastAsia="Cambria" w:cs="Cambria"/>
          <w:b/>
          <w:bCs/>
        </w:rPr>
        <w:t>Technologiegebruik:</w:t>
      </w:r>
      <w:r w:rsidRPr="519B1739">
        <w:rPr>
          <w:rFonts w:eastAsia="Cambria" w:cs="Cambria"/>
        </w:rPr>
        <w:t xml:space="preserve"> Smartphone-bek</w:t>
      </w:r>
      <w:r w:rsidRPr="519B1739" w:rsidR="426F5D73">
        <w:rPr>
          <w:rFonts w:eastAsia="Cambria" w:cs="Cambria"/>
        </w:rPr>
        <w:t>waam</w:t>
      </w:r>
      <w:r w:rsidRPr="519B1739">
        <w:rPr>
          <w:rFonts w:eastAsia="Cambria" w:cs="Cambria"/>
        </w:rPr>
        <w:t>, gebruikt regelmatig sociale media en reisapps</w:t>
      </w:r>
    </w:p>
    <w:p w:rsidRPr="00381BF8" w:rsidR="00381BF8" w:rsidP="519B1739" w:rsidRDefault="19D41BE5" w14:paraId="64AD37F7" w14:textId="77777777">
      <w:pPr>
        <w:numPr>
          <w:ilvl w:val="0"/>
          <w:numId w:val="39"/>
        </w:numPr>
        <w:rPr>
          <w:rFonts w:eastAsia="Cambria" w:cs="Cambria"/>
        </w:rPr>
      </w:pPr>
      <w:r w:rsidRPr="519B1739">
        <w:rPr>
          <w:rFonts w:eastAsia="Cambria" w:cs="Cambria"/>
          <w:b/>
          <w:bCs/>
        </w:rPr>
        <w:t>Reisvoorkeuren:</w:t>
      </w:r>
      <w:r w:rsidRPr="519B1739">
        <w:rPr>
          <w:rFonts w:eastAsia="Cambria" w:cs="Cambria"/>
        </w:rPr>
        <w:t xml:space="preserve"> Avontuurlijke bestemmingen, lokale cultuur ervaren, frequente korte trips en jaarlijks een lange reis</w:t>
      </w:r>
    </w:p>
    <w:p w:rsidRPr="00381BF8" w:rsidR="00381BF8" w:rsidP="519B1739" w:rsidRDefault="19D41BE5" w14:paraId="6448FCAF" w14:textId="77777777">
      <w:pPr>
        <w:numPr>
          <w:ilvl w:val="0"/>
          <w:numId w:val="39"/>
        </w:numPr>
        <w:rPr>
          <w:rFonts w:eastAsia="Cambria" w:cs="Cambria"/>
        </w:rPr>
      </w:pPr>
      <w:r w:rsidRPr="519B1739">
        <w:rPr>
          <w:rFonts w:eastAsia="Cambria" w:cs="Cambria"/>
          <w:b/>
          <w:bCs/>
        </w:rPr>
        <w:t>Doelen:</w:t>
      </w:r>
      <w:r w:rsidRPr="519B1739">
        <w:rPr>
          <w:rFonts w:eastAsia="Cambria" w:cs="Cambria"/>
        </w:rPr>
        <w:t xml:space="preserve"> Wil reizen eenvoudig en snel documenteren. Zoekt een app die voornamelijk focust op het vastleggen van reiservaringen in beeld en tekst, en deze eenvoudig laat delen met vrienden en familie.</w:t>
      </w:r>
    </w:p>
    <w:p w:rsidRPr="00381BF8" w:rsidR="00381BF8" w:rsidP="519B1739" w:rsidRDefault="19D41BE5" w14:paraId="5F12AC60" w14:textId="0A796649">
      <w:pPr>
        <w:numPr>
          <w:ilvl w:val="0"/>
          <w:numId w:val="39"/>
        </w:numPr>
        <w:rPr>
          <w:rFonts w:eastAsia="Cambria" w:cs="Cambria"/>
        </w:rPr>
      </w:pPr>
      <w:r w:rsidRPr="519B1739">
        <w:rPr>
          <w:rFonts w:eastAsia="Cambria" w:cs="Cambria"/>
          <w:b/>
          <w:bCs/>
        </w:rPr>
        <w:t>Uitdagingen:</w:t>
      </w:r>
      <w:r w:rsidRPr="519B1739">
        <w:rPr>
          <w:rFonts w:eastAsia="Cambria" w:cs="Cambria"/>
        </w:rPr>
        <w:t xml:space="preserve"> Beperkte tijd om reiservaringen vast te leggen, behoefte aan een snelle en intuïtieve app. Wil functies die efficiënt werken</w:t>
      </w:r>
      <w:r w:rsidRPr="519B1739" w:rsidR="1FFD70AA">
        <w:rPr>
          <w:rFonts w:eastAsia="Cambria" w:cs="Cambria"/>
        </w:rPr>
        <w:t>.</w:t>
      </w:r>
    </w:p>
    <w:p w:rsidRPr="008D47ED" w:rsidR="00381BF8" w:rsidP="519B1739" w:rsidRDefault="19D41BE5" w14:paraId="00D55D9D" w14:textId="1E0275FA">
      <w:pPr>
        <w:numPr>
          <w:ilvl w:val="0"/>
          <w:numId w:val="39"/>
        </w:numPr>
        <w:rPr>
          <w:rFonts w:eastAsia="Cambria" w:cs="Cambria"/>
        </w:rPr>
      </w:pPr>
      <w:r w:rsidRPr="519B1739">
        <w:rPr>
          <w:rFonts w:eastAsia="Cambria" w:cs="Cambria"/>
          <w:b/>
          <w:bCs/>
        </w:rPr>
        <w:t>Extra Behoeften:</w:t>
      </w:r>
      <w:r w:rsidRPr="519B1739">
        <w:rPr>
          <w:rFonts w:eastAsia="Cambria" w:cs="Cambria"/>
        </w:rPr>
        <w:t xml:space="preserve"> Zoekt naar manieren om foto's, video's en notities op een georganiseerde manier te bewaren en te categoriseren. </w:t>
      </w:r>
    </w:p>
    <w:p w:rsidRPr="008D47ED" w:rsidR="008F78CC" w:rsidP="519B1739" w:rsidRDefault="008F78CC" w14:paraId="75FA74AF" w14:textId="77777777">
      <w:pPr>
        <w:rPr>
          <w:rFonts w:eastAsia="Cambria" w:cs="Cambria"/>
        </w:rPr>
      </w:pPr>
    </w:p>
    <w:p w:rsidRPr="00F970B0" w:rsidR="00F970B0" w:rsidP="519B1739" w:rsidRDefault="4394AC49" w14:paraId="27699662" w14:textId="77777777">
      <w:pPr>
        <w:pStyle w:val="Heading4"/>
      </w:pPr>
      <w:bookmarkStart w:name="_Toc168629498" w:id="921007502"/>
      <w:r w:rsidR="4394AC49">
        <w:rPr/>
        <w:t>Persona: Sofia</w:t>
      </w:r>
      <w:bookmarkEnd w:id="921007502"/>
    </w:p>
    <w:p w:rsidRPr="00F970B0" w:rsidR="00F970B0" w:rsidP="519B1739" w:rsidRDefault="4394AC49" w14:paraId="18BAFDED" w14:textId="77777777">
      <w:pPr>
        <w:numPr>
          <w:ilvl w:val="0"/>
          <w:numId w:val="40"/>
        </w:numPr>
        <w:rPr>
          <w:rFonts w:eastAsia="Cambria" w:cs="Cambria"/>
        </w:rPr>
      </w:pPr>
      <w:r w:rsidRPr="519B1739">
        <w:rPr>
          <w:rFonts w:eastAsia="Cambria" w:cs="Cambria"/>
          <w:b/>
          <w:bCs/>
        </w:rPr>
        <w:t>Leeftijd:</w:t>
      </w:r>
      <w:r w:rsidRPr="519B1739">
        <w:rPr>
          <w:rFonts w:eastAsia="Cambria" w:cs="Cambria"/>
        </w:rPr>
        <w:t xml:space="preserve"> 28 jaar</w:t>
      </w:r>
    </w:p>
    <w:p w:rsidRPr="00F970B0" w:rsidR="00F970B0" w:rsidP="519B1739" w:rsidRDefault="4394AC49" w14:paraId="58AC3C25" w14:textId="77777777">
      <w:pPr>
        <w:numPr>
          <w:ilvl w:val="0"/>
          <w:numId w:val="40"/>
        </w:numPr>
        <w:rPr>
          <w:rFonts w:eastAsia="Cambria" w:cs="Cambria"/>
        </w:rPr>
      </w:pPr>
      <w:r w:rsidRPr="519B1739">
        <w:rPr>
          <w:rFonts w:eastAsia="Cambria" w:cs="Cambria"/>
          <w:b/>
          <w:bCs/>
        </w:rPr>
        <w:t>Beroep:</w:t>
      </w:r>
      <w:r w:rsidRPr="519B1739">
        <w:rPr>
          <w:rFonts w:eastAsia="Cambria" w:cs="Cambria"/>
        </w:rPr>
        <w:t xml:space="preserve"> Freelance Grafisch Ontwerper</w:t>
      </w:r>
    </w:p>
    <w:p w:rsidRPr="00F970B0" w:rsidR="00F970B0" w:rsidP="519B1739" w:rsidRDefault="4394AC49" w14:paraId="628C497B" w14:textId="77777777">
      <w:pPr>
        <w:numPr>
          <w:ilvl w:val="0"/>
          <w:numId w:val="40"/>
        </w:numPr>
        <w:rPr>
          <w:rFonts w:eastAsia="Cambria" w:cs="Cambria"/>
        </w:rPr>
      </w:pPr>
      <w:r w:rsidRPr="519B1739">
        <w:rPr>
          <w:rFonts w:eastAsia="Cambria" w:cs="Cambria"/>
          <w:b/>
          <w:bCs/>
        </w:rPr>
        <w:t>Woonplaats:</w:t>
      </w:r>
      <w:r w:rsidRPr="519B1739">
        <w:rPr>
          <w:rFonts w:eastAsia="Cambria" w:cs="Cambria"/>
        </w:rPr>
        <w:t xml:space="preserve"> Rotterdam, Nederland</w:t>
      </w:r>
    </w:p>
    <w:p w:rsidRPr="00F970B0" w:rsidR="00F970B0" w:rsidP="519B1739" w:rsidRDefault="4394AC49" w14:paraId="3AEBDF0E" w14:textId="77777777">
      <w:pPr>
        <w:numPr>
          <w:ilvl w:val="0"/>
          <w:numId w:val="40"/>
        </w:numPr>
        <w:rPr>
          <w:rFonts w:eastAsia="Cambria" w:cs="Cambria"/>
        </w:rPr>
      </w:pPr>
      <w:r w:rsidRPr="519B1739">
        <w:rPr>
          <w:rFonts w:eastAsia="Cambria" w:cs="Cambria"/>
          <w:b/>
          <w:bCs/>
        </w:rPr>
        <w:t>Hobby's:</w:t>
      </w:r>
      <w:r w:rsidRPr="519B1739">
        <w:rPr>
          <w:rFonts w:eastAsia="Cambria" w:cs="Cambria"/>
        </w:rPr>
        <w:t xml:space="preserve"> Stedentrips, kunst en design, yoga, koken</w:t>
      </w:r>
    </w:p>
    <w:p w:rsidRPr="00F970B0" w:rsidR="00F970B0" w:rsidP="519B1739" w:rsidRDefault="4394AC49" w14:paraId="05D90118" w14:textId="77777777">
      <w:pPr>
        <w:numPr>
          <w:ilvl w:val="0"/>
          <w:numId w:val="40"/>
        </w:numPr>
        <w:rPr>
          <w:rFonts w:eastAsia="Cambria" w:cs="Cambria"/>
        </w:rPr>
      </w:pPr>
      <w:r w:rsidRPr="519B1739">
        <w:rPr>
          <w:rFonts w:eastAsia="Cambria" w:cs="Cambria"/>
          <w:b/>
          <w:bCs/>
        </w:rPr>
        <w:t>Technologiegebruik:</w:t>
      </w:r>
      <w:r w:rsidRPr="519B1739">
        <w:rPr>
          <w:rFonts w:eastAsia="Cambria" w:cs="Cambria"/>
        </w:rPr>
        <w:t xml:space="preserve"> Zeer actief op Instagram, gebruikt verschillende creatieve apps voor haar werk</w:t>
      </w:r>
    </w:p>
    <w:p w:rsidRPr="00F970B0" w:rsidR="00F970B0" w:rsidP="519B1739" w:rsidRDefault="4394AC49" w14:paraId="710BA37F" w14:textId="77777777">
      <w:pPr>
        <w:numPr>
          <w:ilvl w:val="0"/>
          <w:numId w:val="40"/>
        </w:numPr>
        <w:rPr>
          <w:rFonts w:eastAsia="Cambria" w:cs="Cambria"/>
        </w:rPr>
      </w:pPr>
      <w:r w:rsidRPr="519B1739">
        <w:rPr>
          <w:rFonts w:eastAsia="Cambria" w:cs="Cambria"/>
          <w:b/>
          <w:bCs/>
        </w:rPr>
        <w:t>Reisvoorkeuren:</w:t>
      </w:r>
      <w:r w:rsidRPr="519B1739">
        <w:rPr>
          <w:rFonts w:eastAsia="Cambria" w:cs="Cambria"/>
        </w:rPr>
        <w:t xml:space="preserve"> Verkent graag steden, is geïnteresseerd in kunst en lokale eetcultuur, maakt vaak weekendtrips</w:t>
      </w:r>
    </w:p>
    <w:p w:rsidRPr="00F970B0" w:rsidR="00F970B0" w:rsidP="519B1739" w:rsidRDefault="4394AC49" w14:paraId="668C3EAA" w14:textId="77777777">
      <w:pPr>
        <w:numPr>
          <w:ilvl w:val="0"/>
          <w:numId w:val="40"/>
        </w:numPr>
        <w:rPr>
          <w:rFonts w:eastAsia="Cambria" w:cs="Cambria"/>
        </w:rPr>
      </w:pPr>
      <w:r w:rsidRPr="519B1739">
        <w:rPr>
          <w:rFonts w:eastAsia="Cambria" w:cs="Cambria"/>
          <w:b/>
          <w:bCs/>
        </w:rPr>
        <w:t>Doelen:</w:t>
      </w:r>
      <w:r w:rsidRPr="519B1739">
        <w:rPr>
          <w:rFonts w:eastAsia="Cambria" w:cs="Cambria"/>
        </w:rPr>
        <w:t xml:space="preserve"> Wil haar reiservaringen op een visueel aantrekkelijke manier vastleggen en delen op sociale media. Zoekt een app die gemakkelijk te gebruiken is voor het creëren van visueel aantrekkelijke content.</w:t>
      </w:r>
    </w:p>
    <w:p w:rsidRPr="008D47ED" w:rsidR="00F970B0" w:rsidP="519B1739" w:rsidRDefault="4394AC49" w14:paraId="2D4CDF98" w14:textId="77777777">
      <w:pPr>
        <w:numPr>
          <w:ilvl w:val="0"/>
          <w:numId w:val="40"/>
        </w:numPr>
        <w:rPr>
          <w:rFonts w:eastAsia="Cambria" w:cs="Cambria"/>
        </w:rPr>
      </w:pPr>
      <w:r w:rsidRPr="519B1739">
        <w:rPr>
          <w:rFonts w:eastAsia="Cambria" w:cs="Cambria"/>
          <w:b/>
          <w:bCs/>
        </w:rPr>
        <w:t>Uitdagingen:</w:t>
      </w:r>
      <w:r w:rsidRPr="519B1739">
        <w:rPr>
          <w:rFonts w:eastAsia="Cambria" w:cs="Cambria"/>
        </w:rPr>
        <w:t xml:space="preserve"> Heeft een app nodig die haar helpt om snel en eenvoudig foto's en korte verhalen te bewerken en te posten. De app moet gebruiksvriendelijk zijn en goed integreren met sociale media platforms.</w:t>
      </w:r>
    </w:p>
    <w:p w:rsidR="7E52F142" w:rsidP="519B1739" w:rsidRDefault="7E52F142" w14:paraId="6CB720D0" w14:textId="3837F7E0">
      <w:pPr>
        <w:rPr>
          <w:rFonts w:eastAsia="Cambria" w:cs="Cambria"/>
        </w:rPr>
      </w:pPr>
      <w:r w:rsidRPr="519B1739">
        <w:rPr>
          <w:rFonts w:eastAsia="Cambria" w:cs="Cambria"/>
        </w:rPr>
        <w:br w:type="page"/>
      </w:r>
    </w:p>
    <w:p w:rsidR="7E52F142" w:rsidP="519B1739" w:rsidRDefault="7E52F142" w14:paraId="612F1F44" w14:textId="65987D58">
      <w:pPr>
        <w:rPr>
          <w:rFonts w:eastAsia="Cambria" w:cs="Cambria"/>
        </w:rPr>
      </w:pPr>
    </w:p>
    <w:p w:rsidRPr="00F970B0" w:rsidR="008D47ED" w:rsidP="519B1739" w:rsidRDefault="008D47ED" w14:paraId="0F582414" w14:textId="77777777">
      <w:pPr>
        <w:rPr>
          <w:rFonts w:eastAsia="Cambria" w:cs="Cambria"/>
        </w:rPr>
      </w:pPr>
    </w:p>
    <w:p w:rsidR="00A84F4A" w:rsidP="519B1739" w:rsidRDefault="033F71C1" w14:paraId="72066B81" w14:textId="279EFC37">
      <w:pPr>
        <w:pStyle w:val="Heading4"/>
      </w:pPr>
      <w:bookmarkStart w:name="_Toc1526501836" w:id="1606927719"/>
      <w:r w:rsidR="033F71C1">
        <w:rPr/>
        <w:t>Persona:</w:t>
      </w:r>
      <w:r w:rsidR="7C5CCE86">
        <w:rPr/>
        <w:t xml:space="preserve"> Jelle</w:t>
      </w:r>
      <w:bookmarkEnd w:id="1606927719"/>
    </w:p>
    <w:p w:rsidRPr="00F970B0" w:rsidR="007031DF" w:rsidP="519B1739" w:rsidRDefault="7C5CCE86" w14:paraId="3F5D55EF" w14:textId="269E4FE8">
      <w:pPr>
        <w:numPr>
          <w:ilvl w:val="0"/>
          <w:numId w:val="40"/>
        </w:numPr>
        <w:rPr>
          <w:rFonts w:eastAsia="Cambria" w:cs="Cambria"/>
        </w:rPr>
      </w:pPr>
      <w:r w:rsidRPr="519B1739">
        <w:rPr>
          <w:rFonts w:eastAsia="Cambria" w:cs="Cambria"/>
          <w:b/>
          <w:bCs/>
        </w:rPr>
        <w:t>Leeftijd:</w:t>
      </w:r>
      <w:r w:rsidRPr="519B1739">
        <w:rPr>
          <w:rFonts w:eastAsia="Cambria" w:cs="Cambria"/>
        </w:rPr>
        <w:t xml:space="preserve"> 2</w:t>
      </w:r>
      <w:r w:rsidRPr="519B1739" w:rsidR="41E1CF02">
        <w:rPr>
          <w:rFonts w:eastAsia="Cambria" w:cs="Cambria"/>
        </w:rPr>
        <w:t>1</w:t>
      </w:r>
      <w:r w:rsidRPr="519B1739">
        <w:rPr>
          <w:rFonts w:eastAsia="Cambria" w:cs="Cambria"/>
        </w:rPr>
        <w:t xml:space="preserve"> jaar</w:t>
      </w:r>
    </w:p>
    <w:p w:rsidRPr="00F970B0" w:rsidR="007031DF" w:rsidP="519B1739" w:rsidRDefault="7C5CCE86" w14:paraId="7AB67D0D" w14:textId="36AE776D">
      <w:pPr>
        <w:numPr>
          <w:ilvl w:val="0"/>
          <w:numId w:val="40"/>
        </w:numPr>
        <w:rPr>
          <w:rFonts w:eastAsia="Cambria" w:cs="Cambria"/>
        </w:rPr>
      </w:pPr>
      <w:r w:rsidRPr="519B1739">
        <w:rPr>
          <w:rFonts w:eastAsia="Cambria" w:cs="Cambria"/>
          <w:b/>
          <w:bCs/>
        </w:rPr>
        <w:t>Beroep:</w:t>
      </w:r>
      <w:r w:rsidRPr="519B1739">
        <w:rPr>
          <w:rFonts w:eastAsia="Cambria" w:cs="Cambria"/>
        </w:rPr>
        <w:t xml:space="preserve"> </w:t>
      </w:r>
      <w:r w:rsidRPr="519B1739" w:rsidR="2EE057D5">
        <w:rPr>
          <w:rFonts w:eastAsia="Cambria" w:cs="Cambria"/>
        </w:rPr>
        <w:t>Student</w:t>
      </w:r>
    </w:p>
    <w:p w:rsidRPr="00F970B0" w:rsidR="007031DF" w:rsidP="519B1739" w:rsidRDefault="7C5CCE86" w14:paraId="45E843A6" w14:textId="4785AABA">
      <w:pPr>
        <w:numPr>
          <w:ilvl w:val="0"/>
          <w:numId w:val="40"/>
        </w:numPr>
        <w:rPr>
          <w:rFonts w:eastAsia="Cambria" w:cs="Cambria"/>
        </w:rPr>
      </w:pPr>
      <w:r w:rsidRPr="519B1739">
        <w:rPr>
          <w:rFonts w:eastAsia="Cambria" w:cs="Cambria"/>
          <w:b/>
          <w:bCs/>
        </w:rPr>
        <w:t>Woonplaats:</w:t>
      </w:r>
      <w:r w:rsidRPr="519B1739">
        <w:rPr>
          <w:rFonts w:eastAsia="Cambria" w:cs="Cambria"/>
        </w:rPr>
        <w:t xml:space="preserve"> </w:t>
      </w:r>
      <w:r w:rsidRPr="519B1739" w:rsidR="6AFA73A6">
        <w:rPr>
          <w:rFonts w:eastAsia="Cambria" w:cs="Cambria"/>
        </w:rPr>
        <w:t>Schaijk</w:t>
      </w:r>
      <w:r w:rsidRPr="519B1739">
        <w:rPr>
          <w:rFonts w:eastAsia="Cambria" w:cs="Cambria"/>
        </w:rPr>
        <w:t>, Nederland</w:t>
      </w:r>
    </w:p>
    <w:p w:rsidRPr="00F970B0" w:rsidR="007031DF" w:rsidP="519B1739" w:rsidRDefault="7C5CCE86" w14:paraId="7A780EBE" w14:textId="2238CE6C">
      <w:pPr>
        <w:numPr>
          <w:ilvl w:val="0"/>
          <w:numId w:val="40"/>
        </w:numPr>
        <w:rPr>
          <w:rFonts w:eastAsia="Cambria" w:cs="Cambria"/>
        </w:rPr>
      </w:pPr>
      <w:r w:rsidRPr="519B1739">
        <w:rPr>
          <w:rFonts w:eastAsia="Cambria" w:cs="Cambria"/>
          <w:b/>
          <w:bCs/>
        </w:rPr>
        <w:t>Hobby's:</w:t>
      </w:r>
      <w:r w:rsidRPr="519B1739">
        <w:rPr>
          <w:rFonts w:eastAsia="Cambria" w:cs="Cambria"/>
        </w:rPr>
        <w:t xml:space="preserve"> </w:t>
      </w:r>
      <w:r w:rsidRPr="519B1739" w:rsidR="4B0E32AB">
        <w:rPr>
          <w:rFonts w:eastAsia="Cambria" w:cs="Cambria"/>
        </w:rPr>
        <w:t>Gamen, Reizen en chillen met vrienden</w:t>
      </w:r>
    </w:p>
    <w:p w:rsidR="007031DF" w:rsidP="519B1739" w:rsidRDefault="7C5CCE86" w14:paraId="7136BC70" w14:textId="39C26CBA">
      <w:pPr>
        <w:numPr>
          <w:ilvl w:val="0"/>
          <w:numId w:val="40"/>
        </w:numPr>
        <w:rPr>
          <w:rFonts w:eastAsia="Cambria" w:cs="Cambria"/>
        </w:rPr>
      </w:pPr>
      <w:r w:rsidRPr="519B1739">
        <w:rPr>
          <w:rFonts w:eastAsia="Cambria" w:cs="Cambria"/>
          <w:b/>
          <w:bCs/>
        </w:rPr>
        <w:t>Technologiegebruik:</w:t>
      </w:r>
      <w:r w:rsidRPr="519B1739">
        <w:rPr>
          <w:rFonts w:eastAsia="Cambria" w:cs="Cambria"/>
        </w:rPr>
        <w:t xml:space="preserve"> </w:t>
      </w:r>
      <w:r w:rsidRPr="519B1739" w:rsidR="76206607">
        <w:rPr>
          <w:rFonts w:eastAsia="Cambria" w:cs="Cambria"/>
        </w:rPr>
        <w:t>Actief op social media (Instagram, Facebook etc.) Technische opleiding</w:t>
      </w:r>
    </w:p>
    <w:p w:rsidRPr="00F970B0" w:rsidR="007031DF" w:rsidP="519B1739" w:rsidRDefault="7C5CCE86" w14:paraId="5D901792" w14:textId="049E89FE">
      <w:pPr>
        <w:numPr>
          <w:ilvl w:val="0"/>
          <w:numId w:val="40"/>
        </w:numPr>
        <w:rPr>
          <w:rFonts w:eastAsia="Cambria" w:cs="Cambria"/>
        </w:rPr>
      </w:pPr>
      <w:r w:rsidRPr="519B1739">
        <w:rPr>
          <w:rFonts w:eastAsia="Cambria" w:cs="Cambria"/>
          <w:b/>
          <w:bCs/>
        </w:rPr>
        <w:t>Reisvoorkeuren:</w:t>
      </w:r>
      <w:r w:rsidRPr="519B1739">
        <w:rPr>
          <w:rFonts w:eastAsia="Cambria" w:cs="Cambria"/>
        </w:rPr>
        <w:t xml:space="preserve"> V</w:t>
      </w:r>
      <w:r w:rsidRPr="519B1739" w:rsidR="601AE939">
        <w:rPr>
          <w:rFonts w:eastAsia="Cambria" w:cs="Cambria"/>
        </w:rPr>
        <w:t>erkent graag verschillende culturen. Vaak en mix van actief en relaxen.</w:t>
      </w:r>
    </w:p>
    <w:p w:rsidRPr="00F970B0" w:rsidR="007031DF" w:rsidP="519B1739" w:rsidRDefault="7C5CCE86" w14:paraId="7BE532A6" w14:textId="69101798">
      <w:pPr>
        <w:numPr>
          <w:ilvl w:val="0"/>
          <w:numId w:val="40"/>
        </w:numPr>
        <w:rPr>
          <w:rFonts w:eastAsia="Cambria" w:cs="Cambria"/>
        </w:rPr>
      </w:pPr>
      <w:r w:rsidRPr="519B1739">
        <w:rPr>
          <w:rFonts w:eastAsia="Cambria" w:cs="Cambria"/>
          <w:b/>
          <w:bCs/>
        </w:rPr>
        <w:t>Doelen:</w:t>
      </w:r>
      <w:r w:rsidRPr="519B1739">
        <w:rPr>
          <w:rFonts w:eastAsia="Cambria" w:cs="Cambria"/>
        </w:rPr>
        <w:t xml:space="preserve"> </w:t>
      </w:r>
      <w:r w:rsidRPr="519B1739" w:rsidR="49955BDA">
        <w:rPr>
          <w:rFonts w:eastAsia="Cambria" w:cs="Cambria"/>
        </w:rPr>
        <w:t>Zoekt een app waar makkelijk reizen kunnen worden opgeslagen. Wil makkelijk r</w:t>
      </w:r>
      <w:r w:rsidRPr="519B1739" w:rsidR="587F90BC">
        <w:rPr>
          <w:rFonts w:eastAsia="Cambria" w:cs="Cambria"/>
        </w:rPr>
        <w:t>ei</w:t>
      </w:r>
      <w:r w:rsidRPr="519B1739" w:rsidR="49955BDA">
        <w:rPr>
          <w:rFonts w:eastAsia="Cambria" w:cs="Cambria"/>
        </w:rPr>
        <w:t>zen kunnen terugkijken en kunnen delen met vrienden</w:t>
      </w:r>
      <w:r w:rsidRPr="519B1739">
        <w:rPr>
          <w:rFonts w:eastAsia="Cambria" w:cs="Cambria"/>
        </w:rPr>
        <w:t>.</w:t>
      </w:r>
    </w:p>
    <w:p w:rsidRPr="008D47ED" w:rsidR="007031DF" w:rsidP="519B1739" w:rsidRDefault="7C5CCE86" w14:paraId="22D4F8C0" w14:textId="6453B04B">
      <w:pPr>
        <w:numPr>
          <w:ilvl w:val="0"/>
          <w:numId w:val="40"/>
        </w:numPr>
        <w:rPr>
          <w:rFonts w:eastAsia="Cambria" w:cs="Cambria"/>
        </w:rPr>
      </w:pPr>
      <w:r w:rsidRPr="62859E04" w:rsidR="7C5CCE86">
        <w:rPr>
          <w:rFonts w:eastAsia="Cambria" w:cs="Cambria"/>
          <w:b w:val="1"/>
          <w:bCs w:val="1"/>
        </w:rPr>
        <w:t>Uitdagingen:</w:t>
      </w:r>
      <w:r w:rsidRPr="62859E04" w:rsidR="7C5CCE86">
        <w:rPr>
          <w:rFonts w:eastAsia="Cambria" w:cs="Cambria"/>
        </w:rPr>
        <w:t xml:space="preserve"> H</w:t>
      </w:r>
      <w:r w:rsidRPr="62859E04" w:rsidR="51B24411">
        <w:rPr>
          <w:rFonts w:eastAsia="Cambria" w:cs="Cambria"/>
        </w:rPr>
        <w:t>eeft een app nodig waar hij makkelijk reizen kan opslaan. Niet te ingewikkeld, lekker simpel. Wil dit ook makkelijk kunnen delen met vrienden.</w:t>
      </w:r>
    </w:p>
    <w:p w:rsidR="62859E04" w:rsidP="62859E04" w:rsidRDefault="62859E04" w14:paraId="3FC6A162" w14:textId="52DFA0AB">
      <w:pPr>
        <w:pStyle w:val="Normal"/>
        <w:rPr>
          <w:rFonts w:eastAsia="Cambria" w:cs="Cambria"/>
          <w:sz w:val="20"/>
          <w:szCs w:val="20"/>
        </w:rPr>
      </w:pPr>
    </w:p>
    <w:p w:rsidR="62859E04" w:rsidP="62859E04" w:rsidRDefault="62859E04" w14:paraId="1E098AC1" w14:textId="4E22B96A">
      <w:pPr>
        <w:pStyle w:val="Normal"/>
        <w:rPr>
          <w:rFonts w:eastAsia="Cambria" w:cs="Cambria"/>
          <w:sz w:val="20"/>
          <w:szCs w:val="20"/>
        </w:rPr>
      </w:pPr>
    </w:p>
    <w:p w:rsidR="62859E04" w:rsidP="62859E04" w:rsidRDefault="62859E04" w14:paraId="58CB81BF" w14:textId="20571023">
      <w:pPr>
        <w:pStyle w:val="Normal"/>
        <w:rPr>
          <w:rFonts w:eastAsia="Cambria" w:cs="Cambria"/>
          <w:sz w:val="20"/>
          <w:szCs w:val="20"/>
        </w:rPr>
      </w:pPr>
    </w:p>
    <w:p w:rsidR="3430DF89" w:rsidP="62859E04" w:rsidRDefault="2C85CDF6" w14:paraId="51D6D0E5" w14:textId="39EAD8C4">
      <w:pPr>
        <w:pStyle w:val="Normal"/>
        <w:jc w:val="center"/>
      </w:pPr>
      <w:r w:rsidR="73B47135">
        <w:drawing>
          <wp:inline wp14:editId="3BBC7773" wp14:anchorId="0CA73097">
            <wp:extent cx="4572000" cy="3429000"/>
            <wp:effectExtent l="0" t="0" r="0" b="0"/>
            <wp:docPr id="1830841320" name="" title=""/>
            <wp:cNvGraphicFramePr>
              <a:graphicFrameLocks noChangeAspect="1"/>
            </wp:cNvGraphicFramePr>
            <a:graphic>
              <a:graphicData uri="http://schemas.openxmlformats.org/drawingml/2006/picture">
                <pic:pic>
                  <pic:nvPicPr>
                    <pic:cNvPr id="0" name=""/>
                    <pic:cNvPicPr/>
                  </pic:nvPicPr>
                  <pic:blipFill>
                    <a:blip r:embed="R816e986c615b48d6">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430DF89" w:rsidP="62859E04" w:rsidRDefault="2C85CDF6" w14:paraId="1CEA54CA" w14:textId="08BDA173">
      <w:pPr>
        <w:pStyle w:val="Normal"/>
      </w:pPr>
    </w:p>
    <w:p w:rsidR="3430DF89" w:rsidP="62859E04" w:rsidRDefault="2C85CDF6" w14:paraId="47935E29" w14:textId="637CADC5">
      <w:pPr/>
      <w:r>
        <w:br w:type="page"/>
      </w:r>
    </w:p>
    <w:p w:rsidR="3430DF89" w:rsidP="62859E04" w:rsidRDefault="2C85CDF6" w14:paraId="12B7B587" w14:textId="1BAA7AAC">
      <w:pPr>
        <w:pStyle w:val="Heading2"/>
        <w:rPr>
          <w:rFonts w:eastAsia="Cambria" w:cs="Cambria"/>
        </w:rPr>
      </w:pPr>
      <w:bookmarkStart w:name="_Toc91356929" w:id="358816160"/>
      <w:r w:rsidRPr="62859E04" w:rsidR="5D7D337A">
        <w:rPr>
          <w:rFonts w:eastAsia="Cambria" w:cs="Cambria"/>
          <w:b w:val="1"/>
          <w:bCs w:val="1"/>
        </w:rPr>
        <w:t>Culturele Invloeden:</w:t>
      </w:r>
      <w:bookmarkEnd w:id="358816160"/>
      <w:r w:rsidRPr="62859E04" w:rsidR="5D7D337A">
        <w:rPr>
          <w:rFonts w:eastAsia="Cambria" w:cs="Cambria"/>
        </w:rPr>
        <w:t xml:space="preserve"> </w:t>
      </w:r>
    </w:p>
    <w:p w:rsidR="3430DF89" w:rsidP="62859E04" w:rsidRDefault="2C85CDF6" w14:paraId="12DA4BB5" w14:textId="6D148945">
      <w:pPr>
        <w:rPr>
          <w:rFonts w:eastAsia="Cambria" w:cs="Cambria"/>
        </w:rPr>
      </w:pPr>
      <w:r w:rsidRPr="62859E04" w:rsidR="5D7D337A">
        <w:rPr>
          <w:rFonts w:eastAsia="Cambria" w:cs="Cambria"/>
        </w:rPr>
        <w:t>" Welke cultuurverschillen spelen de grootste rol als het gaat om hoe mensen TravelXPToday zien en gebruiken?"</w:t>
      </w:r>
    </w:p>
    <w:p w:rsidR="3430DF89" w:rsidP="62859E04" w:rsidRDefault="2C85CDF6" w14:paraId="4EEA9329" w14:textId="2DC674A6">
      <w:pPr>
        <w:pStyle w:val="Heading3"/>
        <w:rPr>
          <w:rFonts w:eastAsia="Cambria" w:cs="Cambria"/>
        </w:rPr>
      </w:pPr>
      <w:bookmarkStart w:name="_Toc1673481959" w:id="836970639"/>
      <w:r w:rsidRPr="62859E04" w:rsidR="5D7D337A">
        <w:rPr>
          <w:rFonts w:eastAsia="Cambria" w:cs="Cambria"/>
        </w:rPr>
        <w:t>Cultuur:</w:t>
      </w:r>
      <w:bookmarkEnd w:id="836970639"/>
    </w:p>
    <w:p w:rsidR="3430DF89" w:rsidP="62859E04" w:rsidRDefault="2C85CDF6" w14:paraId="54860212" w14:textId="2659FBD0">
      <w:pPr>
        <w:rPr>
          <w:rFonts w:eastAsia="Cambria" w:cs="Cambria"/>
        </w:rPr>
      </w:pPr>
      <w:r w:rsidRPr="62859E04" w:rsidR="5D7D337A">
        <w:rPr>
          <w:rFonts w:eastAsia="Cambria" w:cs="Cambria"/>
          <w:b w:val="1"/>
          <w:bCs w:val="1"/>
        </w:rPr>
        <w:t>Taalgebruik</w:t>
      </w:r>
      <w:r w:rsidRPr="62859E04" w:rsidR="5D7D337A">
        <w:rPr>
          <w:rFonts w:eastAsia="Cambria" w:cs="Cambria"/>
        </w:rPr>
        <w:t xml:space="preserve">: </w:t>
      </w:r>
    </w:p>
    <w:p w:rsidR="3430DF89" w:rsidP="62859E04" w:rsidRDefault="2C85CDF6" w14:paraId="03D33BCF" w14:textId="1E3A48AA">
      <w:pPr>
        <w:rPr>
          <w:rFonts w:eastAsia="Cambria" w:cs="Cambria"/>
        </w:rPr>
      </w:pPr>
      <w:r w:rsidRPr="62859E04" w:rsidR="5D7D337A">
        <w:rPr>
          <w:rFonts w:eastAsia="Cambria" w:cs="Cambria"/>
        </w:rPr>
        <w:t>Wij hebben ervoor gekozen om onze applicatie in het engels te schrijven zodat travelXPToday het grootste bereik heeft. In de toekomst willen we kijken naar meerdere talen gebaseerd op locatie van de gebruiker.</w:t>
      </w:r>
    </w:p>
    <w:p w:rsidR="3430DF89" w:rsidP="62859E04" w:rsidRDefault="2C85CDF6" w14:paraId="158F455F" w14:textId="6D94293E">
      <w:pPr>
        <w:rPr>
          <w:rFonts w:eastAsia="Cambria" w:cs="Cambria"/>
        </w:rPr>
      </w:pPr>
    </w:p>
    <w:p w:rsidR="3430DF89" w:rsidP="62859E04" w:rsidRDefault="2C85CDF6" w14:paraId="6B469656" w14:textId="23A00E30">
      <w:pPr>
        <w:rPr>
          <w:rFonts w:eastAsia="Cambria" w:cs="Cambria"/>
        </w:rPr>
      </w:pPr>
      <w:r w:rsidRPr="62859E04" w:rsidR="5D7D337A">
        <w:rPr>
          <w:rFonts w:eastAsia="Cambria" w:cs="Cambria"/>
          <w:b w:val="1"/>
          <w:bCs w:val="1"/>
        </w:rPr>
        <w:t>Symbolen:</w:t>
      </w:r>
    </w:p>
    <w:p w:rsidR="3430DF89" w:rsidP="62859E04" w:rsidRDefault="2C85CDF6" w14:paraId="66EE7681" w14:textId="492C2E57">
      <w:pPr>
        <w:rPr>
          <w:rFonts w:eastAsia="Cambria" w:cs="Cambria"/>
        </w:rPr>
      </w:pPr>
      <w:r w:rsidRPr="62859E04" w:rsidR="5D7D337A">
        <w:rPr>
          <w:rFonts w:eastAsia="Cambria" w:cs="Cambria"/>
        </w:rPr>
        <w:t>Verschillende culturen interpreteren symbolen en metaforen. Een voorbeeld hiervan zijn de kleuren die wij kunnen gebruiken, en eventuele iconen zoals het burger menu.</w:t>
      </w:r>
    </w:p>
    <w:p w:rsidR="3430DF89" w:rsidP="62859E04" w:rsidRDefault="2C85CDF6" w14:paraId="44ACEC96" w14:textId="579E551A">
      <w:pPr>
        <w:rPr>
          <w:rFonts w:eastAsia="Cambria" w:cs="Cambria"/>
        </w:rPr>
      </w:pPr>
      <w:r w:rsidRPr="62859E04" w:rsidR="5D7D337A">
        <w:rPr>
          <w:rFonts w:eastAsia="Cambria" w:cs="Cambria"/>
        </w:rPr>
        <w:t xml:space="preserve"> </w:t>
      </w:r>
      <w:r w:rsidR="5D7D337A">
        <w:drawing>
          <wp:inline wp14:editId="363E9AFC" wp14:anchorId="60AD12D2">
            <wp:extent cx="5451231" cy="590550"/>
            <wp:effectExtent l="0" t="0" r="0" b="0"/>
            <wp:docPr id="1365897677" name="Picture 1595307146" title=""/>
            <wp:cNvGraphicFramePr>
              <a:graphicFrameLocks noChangeAspect="1"/>
            </wp:cNvGraphicFramePr>
            <a:graphic>
              <a:graphicData uri="http://schemas.openxmlformats.org/drawingml/2006/picture">
                <pic:pic>
                  <pic:nvPicPr>
                    <pic:cNvPr id="0" name="Picture 1595307146"/>
                    <pic:cNvPicPr/>
                  </pic:nvPicPr>
                  <pic:blipFill>
                    <a:blip r:embed="R99e3615db1064db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51231" cy="590550"/>
                    </a:xfrm>
                    <a:prstGeom xmlns:a="http://schemas.openxmlformats.org/drawingml/2006/main" prst="rect">
                      <a:avLst/>
                    </a:prstGeom>
                  </pic:spPr>
                </pic:pic>
              </a:graphicData>
            </a:graphic>
          </wp:inline>
        </w:drawing>
      </w:r>
      <w:r w:rsidRPr="62859E04" w:rsidR="5D7D337A">
        <w:rPr>
          <w:rFonts w:eastAsia="Cambria" w:cs="Cambria"/>
        </w:rPr>
        <w:t xml:space="preserve"> </w:t>
      </w:r>
    </w:p>
    <w:p w:rsidR="3430DF89" w:rsidP="62859E04" w:rsidRDefault="2C85CDF6" w14:paraId="5E195A1A" w14:textId="1E781995">
      <w:pPr>
        <w:rPr>
          <w:rFonts w:eastAsia="Cambria" w:cs="Cambria"/>
        </w:rPr>
      </w:pPr>
      <w:r w:rsidRPr="62859E04" w:rsidR="5D7D337A">
        <w:rPr>
          <w:rFonts w:eastAsia="Cambria" w:cs="Cambria"/>
        </w:rPr>
        <w:t xml:space="preserve">Als iets deze kleuren heeft bijvoorbeeld denken wij als Nederlanders meteen dat het een applicatie van de overheid is. Hier is een interessante video over waar je naar kan kijken als je zin hebt zie bronvermelding voor meer info [^4] (Hoog, </w:t>
      </w:r>
      <w:r w:rsidRPr="62859E04" w:rsidR="5D7D337A">
        <w:rPr>
          <w:rFonts w:eastAsia="Cambria" w:cs="Cambria"/>
        </w:rPr>
        <w:t>z.d.</w:t>
      </w:r>
      <w:r w:rsidRPr="62859E04" w:rsidR="5D7D337A">
        <w:rPr>
          <w:rFonts w:eastAsia="Cambria" w:cs="Cambria"/>
        </w:rPr>
        <w:t xml:space="preserve">) </w:t>
      </w:r>
    </w:p>
    <w:p w:rsidR="3430DF89" w:rsidP="62859E04" w:rsidRDefault="2C85CDF6" w14:paraId="35420627" w14:textId="5E06A6FE">
      <w:pPr>
        <w:rPr>
          <w:rFonts w:eastAsia="Cambria" w:cs="Cambria"/>
        </w:rPr>
      </w:pPr>
    </w:p>
    <w:p w:rsidR="3430DF89" w:rsidP="62859E04" w:rsidRDefault="2C85CDF6" w14:paraId="47CEA62B" w14:textId="68C4C644">
      <w:pPr>
        <w:rPr>
          <w:rFonts w:eastAsia="Cambria" w:cs="Cambria"/>
        </w:rPr>
      </w:pPr>
      <w:r w:rsidRPr="62859E04" w:rsidR="5D7D337A">
        <w:rPr>
          <w:rFonts w:eastAsia="Cambria" w:cs="Cambria"/>
        </w:rPr>
        <w:t>Een ander voorbeeld is het hakenkruis, dat in Europa een heel ander beeld oproept dan bij mensen in Azië die het boeddhisme volgen.</w:t>
      </w:r>
    </w:p>
    <w:p w:rsidR="3430DF89" w:rsidP="62859E04" w:rsidRDefault="2C85CDF6" w14:paraId="26F73B39" w14:textId="4F3B48F6">
      <w:pPr>
        <w:rPr>
          <w:rFonts w:eastAsia="Cambria" w:cs="Cambria"/>
        </w:rPr>
      </w:pPr>
    </w:p>
    <w:p w:rsidR="3430DF89" w:rsidP="62859E04" w:rsidRDefault="2C85CDF6" w14:paraId="215A2B2F" w14:textId="49BEDBD5">
      <w:pPr>
        <w:rPr>
          <w:rFonts w:eastAsia="Cambria" w:cs="Cambria"/>
          <w:b w:val="1"/>
          <w:bCs w:val="1"/>
        </w:rPr>
      </w:pPr>
      <w:r w:rsidRPr="62859E04" w:rsidR="5D7D337A">
        <w:rPr>
          <w:rFonts w:eastAsia="Cambria" w:cs="Cambria"/>
          <w:b w:val="1"/>
          <w:bCs w:val="1"/>
        </w:rPr>
        <w:t>Type reizen:</w:t>
      </w:r>
    </w:p>
    <w:p w:rsidR="3430DF89" w:rsidP="62859E04" w:rsidRDefault="2C85CDF6" w14:paraId="04607074" w14:textId="6249F472">
      <w:pPr>
        <w:rPr>
          <w:rFonts w:eastAsia="Cambria" w:cs="Cambria"/>
        </w:rPr>
      </w:pPr>
      <w:r w:rsidRPr="62859E04" w:rsidR="5D7D337A">
        <w:rPr>
          <w:rFonts w:eastAsia="Cambria" w:cs="Cambria"/>
        </w:rPr>
        <w:t>De cultuur heeft ook invloed op wat voor reizen de travelers nemen. Familie, vrije tijd en zaken reizen. Hier kunnen we ook naar kijken als we gebruikers hebben die we kunnen testen. In sommige landen gaan messen veel meer op vakantie dan in andere landen.</w:t>
      </w:r>
    </w:p>
    <w:p w:rsidR="3430DF89" w:rsidP="62859E04" w:rsidRDefault="2C85CDF6" w14:paraId="6EF9770F" w14:textId="4A88C5A7">
      <w:pPr>
        <w:rPr>
          <w:rFonts w:eastAsia="Cambria" w:cs="Cambria"/>
        </w:rPr>
      </w:pPr>
    </w:p>
    <w:p w:rsidR="3430DF89" w:rsidP="62859E04" w:rsidRDefault="2C85CDF6" w14:paraId="25F984B9" w14:textId="648EDB94">
      <w:pPr>
        <w:rPr>
          <w:rFonts w:eastAsia="Cambria" w:cs="Cambria"/>
          <w:b w:val="1"/>
          <w:bCs w:val="1"/>
        </w:rPr>
      </w:pPr>
      <w:r w:rsidRPr="62859E04" w:rsidR="5D7D337A">
        <w:rPr>
          <w:rFonts w:eastAsia="Cambria" w:cs="Cambria"/>
          <w:b w:val="1"/>
          <w:bCs w:val="1"/>
        </w:rPr>
        <w:t>Gebruikersinterface en lay-out:</w:t>
      </w:r>
    </w:p>
    <w:p w:rsidR="3430DF89" w:rsidP="62859E04" w:rsidRDefault="2C85CDF6" w14:paraId="738C4024" w14:textId="14ACC7AC">
      <w:pPr>
        <w:rPr>
          <w:rFonts w:eastAsia="Cambria" w:cs="Cambria"/>
        </w:rPr>
      </w:pPr>
      <w:r w:rsidRPr="298E7E0D" w:rsidR="5D7D337A">
        <w:rPr>
          <w:rFonts w:eastAsia="Cambria" w:cs="Cambria"/>
        </w:rPr>
        <w:t xml:space="preserve">Culturele achtergrond kan invloed hebben op hoe gebruikers informatie verwerken een voorbeeld is een taal die van rechts naar links gaat </w:t>
      </w:r>
      <w:r w:rsidRPr="298E7E0D" w:rsidR="5D7D337A">
        <w:rPr>
          <w:rFonts w:eastAsia="Cambria" w:cs="Cambria"/>
        </w:rPr>
        <w:t>i</w:t>
      </w:r>
      <w:r w:rsidRPr="298E7E0D" w:rsidR="5F74135E">
        <w:rPr>
          <w:rFonts w:eastAsia="Cambria" w:cs="Cambria"/>
        </w:rPr>
        <w:t xml:space="preserve">n </w:t>
      </w:r>
      <w:r w:rsidRPr="298E7E0D" w:rsidR="5D7D337A">
        <w:rPr>
          <w:rFonts w:eastAsia="Cambria" w:cs="Cambria"/>
        </w:rPr>
        <w:t>plaats</w:t>
      </w:r>
      <w:r w:rsidRPr="298E7E0D" w:rsidR="5D7D337A">
        <w:rPr>
          <w:rFonts w:eastAsia="Cambria" w:cs="Cambria"/>
        </w:rPr>
        <w:t xml:space="preserve"> van links naar rechts of van boven naar beneden.</w:t>
      </w:r>
    </w:p>
    <w:p w:rsidR="3430DF89" w:rsidP="62859E04" w:rsidRDefault="2C85CDF6" w14:paraId="4A9DD644" w14:textId="454FA3E9">
      <w:pPr/>
      <w:r>
        <w:br w:type="page"/>
      </w:r>
    </w:p>
    <w:p w:rsidR="3430DF89" w:rsidP="519B1739" w:rsidRDefault="2C85CDF6" w14:paraId="1CFD0BBE" w14:textId="1100B60C">
      <w:pPr>
        <w:pStyle w:val="Heading2"/>
        <w:rPr>
          <w:rFonts w:eastAsia="Cambria" w:cs="Cambria"/>
        </w:rPr>
      </w:pPr>
      <w:bookmarkStart w:name="_Toc1784478832" w:id="1042980811"/>
      <w:r w:rsidR="2C85CDF6">
        <w:rPr/>
        <w:t>Analyse van Gebruikerservaring</w:t>
      </w:r>
      <w:bookmarkEnd w:id="1042980811"/>
    </w:p>
    <w:p w:rsidR="3430DF89" w:rsidP="519B1739" w:rsidRDefault="2C85CDF6" w14:paraId="7C1341A1" w14:textId="24961875">
      <w:pPr>
        <w:rPr>
          <w:rFonts w:eastAsia="Cambria" w:cs="Cambria"/>
        </w:rPr>
      </w:pPr>
      <w:r w:rsidRPr="519B1739">
        <w:rPr>
          <w:rFonts w:eastAsia="Cambria" w:cs="Cambria"/>
        </w:rPr>
        <w:t>Hoe ervaren mensen van de Travelers-doelgroep momenteel het navigeren door TravelXPToday, en welke specifieke uitdagingen ondervinden zij?</w:t>
      </w:r>
    </w:p>
    <w:p w:rsidR="3430DF89" w:rsidP="519B1739" w:rsidRDefault="24A533AE" w14:paraId="7B4B55AA" w14:textId="1DCEE8A3">
      <w:pPr>
        <w:pStyle w:val="Heading3"/>
      </w:pPr>
      <w:bookmarkStart w:name="_Toc2048773212" w:id="23236491"/>
      <w:r w:rsidR="24A533AE">
        <w:rPr/>
        <w:t>Gebruikerstest:</w:t>
      </w:r>
      <w:bookmarkEnd w:id="23236491"/>
    </w:p>
    <w:p w:rsidR="3430DF89" w:rsidP="519B1739" w:rsidRDefault="24A533AE" w14:paraId="74D78C09" w14:textId="506BBBE2">
      <w:pPr>
        <w:rPr>
          <w:rFonts w:eastAsia="Cambria" w:cs="Cambria"/>
        </w:rPr>
      </w:pPr>
      <w:r w:rsidRPr="519B1739">
        <w:rPr>
          <w:rFonts w:eastAsia="Cambria" w:cs="Cambria"/>
        </w:rPr>
        <w:t xml:space="preserve"> Voor Analyse van Gebruikerservaring van TravelXPToday</w:t>
      </w:r>
    </w:p>
    <w:p w:rsidR="3430DF89" w:rsidP="519B1739" w:rsidRDefault="3430DF89" w14:paraId="76A5DEBE" w14:textId="4F015AFC">
      <w:pPr>
        <w:rPr>
          <w:rFonts w:eastAsia="Cambria" w:cs="Cambria"/>
        </w:rPr>
      </w:pPr>
    </w:p>
    <w:p w:rsidR="3430DF89" w:rsidP="519B1739" w:rsidRDefault="7278D7E8" w14:paraId="5A042A78" w14:textId="087C95F0">
      <w:pPr>
        <w:rPr>
          <w:rFonts w:eastAsia="Cambria" w:cs="Cambria"/>
          <w:b/>
          <w:bCs/>
        </w:rPr>
      </w:pPr>
      <w:r w:rsidRPr="519B1739">
        <w:rPr>
          <w:rFonts w:eastAsia="Cambria" w:cs="Cambria"/>
          <w:b/>
          <w:bCs/>
        </w:rPr>
        <w:t xml:space="preserve">Doel: </w:t>
      </w:r>
    </w:p>
    <w:p w:rsidR="3430DF89" w:rsidP="519B1739" w:rsidRDefault="7278D7E8" w14:paraId="2C063101" w14:textId="25BF3BDA">
      <w:pPr>
        <w:rPr>
          <w:rFonts w:eastAsia="Cambria" w:cs="Cambria"/>
        </w:rPr>
      </w:pPr>
      <w:r w:rsidRPr="519B1739">
        <w:rPr>
          <w:rFonts w:eastAsia="Cambria" w:cs="Cambria"/>
        </w:rPr>
        <w:t>Het onderzoeken van de ervaringen en uitdagingen van de Travelers-doelgroep bij het navigeren door TravelXPToday.</w:t>
      </w:r>
    </w:p>
    <w:p w:rsidR="3430DF89" w:rsidP="519B1739" w:rsidRDefault="3430DF89" w14:paraId="0A1D9834" w14:textId="5729957C">
      <w:pPr>
        <w:rPr>
          <w:rFonts w:eastAsia="Cambria" w:cs="Cambria"/>
        </w:rPr>
      </w:pPr>
    </w:p>
    <w:p w:rsidR="3430DF89" w:rsidP="519B1739" w:rsidRDefault="43B5D527" w14:paraId="03E94F16" w14:textId="31D24332">
      <w:pPr>
        <w:rPr>
          <w:rFonts w:eastAsia="Cambria" w:cs="Cambria"/>
          <w:b/>
          <w:bCs/>
        </w:rPr>
      </w:pPr>
      <w:r w:rsidRPr="519B1739">
        <w:rPr>
          <w:rFonts w:eastAsia="Cambria" w:cs="Cambria"/>
          <w:b/>
          <w:bCs/>
        </w:rPr>
        <w:t>Deelnemer selectie:</w:t>
      </w:r>
    </w:p>
    <w:p w:rsidR="3430DF89" w:rsidP="519B1739" w:rsidRDefault="43B5D527" w14:paraId="303F7AEB" w14:textId="26DFA9EC">
      <w:pPr>
        <w:rPr>
          <w:rFonts w:eastAsia="Cambria" w:cs="Cambria"/>
        </w:rPr>
      </w:pPr>
      <w:r w:rsidRPr="519B1739">
        <w:rPr>
          <w:rFonts w:eastAsia="Cambria" w:cs="Cambria"/>
        </w:rPr>
        <w:t xml:space="preserve">De </w:t>
      </w:r>
      <w:r w:rsidRPr="519B1739" w:rsidR="1E56CCD8">
        <w:rPr>
          <w:rFonts w:eastAsia="Cambria" w:cs="Cambria"/>
        </w:rPr>
        <w:t>ideale</w:t>
      </w:r>
      <w:r w:rsidRPr="519B1739">
        <w:rPr>
          <w:rFonts w:eastAsia="Cambria" w:cs="Cambria"/>
        </w:rPr>
        <w:t xml:space="preserve"> doelgroep is een diverse groep binnen onze doelgroep.</w:t>
      </w:r>
      <w:r w:rsidRPr="519B1739" w:rsidR="23121B0F">
        <w:rPr>
          <w:rFonts w:eastAsia="Cambria" w:cs="Cambria"/>
        </w:rPr>
        <w:t xml:space="preserve"> Met variërende leeftijden en verschillende culturen en technische vaardigheden.</w:t>
      </w:r>
    </w:p>
    <w:p w:rsidR="3430DF89" w:rsidP="519B1739" w:rsidRDefault="3430DF89" w14:paraId="326747B3" w14:textId="54078D92">
      <w:pPr>
        <w:rPr>
          <w:rFonts w:eastAsia="Cambria" w:cs="Cambria"/>
        </w:rPr>
      </w:pPr>
    </w:p>
    <w:p w:rsidR="3430DF89" w:rsidP="519B1739" w:rsidRDefault="41539644" w14:paraId="7C2C6730" w14:textId="6BC5617A">
      <w:pPr>
        <w:rPr>
          <w:rFonts w:eastAsia="Cambria" w:cs="Cambria"/>
          <w:b w:val="1"/>
          <w:bCs w:val="1"/>
        </w:rPr>
      </w:pPr>
      <w:r w:rsidRPr="62859E04" w:rsidR="41539644">
        <w:rPr>
          <w:rFonts w:eastAsia="Cambria" w:cs="Cambria"/>
          <w:b w:val="1"/>
          <w:bCs w:val="1"/>
        </w:rPr>
        <w:t xml:space="preserve">Test </w:t>
      </w:r>
      <w:r w:rsidRPr="62859E04" w:rsidR="700B40CC">
        <w:rPr>
          <w:rFonts w:eastAsia="Cambria" w:cs="Cambria"/>
          <w:b w:val="1"/>
          <w:bCs w:val="1"/>
        </w:rPr>
        <w:t xml:space="preserve">omgeving: </w:t>
      </w:r>
    </w:p>
    <w:p w:rsidR="3430DF89" w:rsidP="519B1739" w:rsidRDefault="41539644" w14:paraId="6EDFD7CF" w14:textId="278FED7E">
      <w:pPr>
        <w:rPr>
          <w:rFonts w:eastAsia="Cambria" w:cs="Cambria"/>
        </w:rPr>
      </w:pPr>
      <w:r w:rsidRPr="519B1739">
        <w:rPr>
          <w:rFonts w:eastAsia="Cambria" w:cs="Cambria"/>
        </w:rPr>
        <w:t>Onze ideale omgeving zou tijdens een klein uitje zijn waar, de teste</w:t>
      </w:r>
      <w:r w:rsidRPr="519B1739" w:rsidR="64CDB6E8">
        <w:rPr>
          <w:rFonts w:eastAsia="Cambria" w:cs="Cambria"/>
        </w:rPr>
        <w:t>r</w:t>
      </w:r>
      <w:r w:rsidRPr="519B1739" w:rsidR="00F0C9BA">
        <w:rPr>
          <w:rFonts w:eastAsia="Cambria" w:cs="Cambria"/>
        </w:rPr>
        <w:t xml:space="preserve"> </w:t>
      </w:r>
      <w:r w:rsidRPr="519B1739">
        <w:rPr>
          <w:rFonts w:eastAsia="Cambria" w:cs="Cambria"/>
        </w:rPr>
        <w:t>dan meteen de applicatie kunnen uitproberen zoals ze het op hun eigen vacaties/ uitjes zouden doen.</w:t>
      </w:r>
    </w:p>
    <w:p w:rsidR="3430DF89" w:rsidP="519B1739" w:rsidRDefault="7A335D12" w14:paraId="06855602" w14:textId="44E8272C">
      <w:pPr>
        <w:rPr>
          <w:rFonts w:eastAsia="Cambria" w:cs="Cambria"/>
        </w:rPr>
      </w:pPr>
      <w:r w:rsidRPr="519B1739">
        <w:rPr>
          <w:rFonts w:eastAsia="Cambria" w:cs="Cambria"/>
        </w:rPr>
        <w:t xml:space="preserve">Moeten wel oppassen dat de ervaring van het uitje neutraal blijft en de resultaten niet beïnvloed. </w:t>
      </w:r>
    </w:p>
    <w:p w:rsidR="3430DF89" w:rsidP="519B1739" w:rsidRDefault="3430DF89" w14:paraId="61FABF24" w14:textId="567D9527">
      <w:pPr>
        <w:rPr>
          <w:rFonts w:eastAsia="Cambria" w:cs="Cambria"/>
          <w:b/>
          <w:bCs/>
        </w:rPr>
      </w:pPr>
    </w:p>
    <w:p w:rsidR="3430DF89" w:rsidP="519B1739" w:rsidRDefault="7A335D12" w14:paraId="1034B24A" w14:textId="18F8308C">
      <w:pPr>
        <w:rPr>
          <w:rFonts w:eastAsia="Cambria" w:cs="Cambria"/>
          <w:b/>
          <w:bCs/>
        </w:rPr>
      </w:pPr>
      <w:r w:rsidRPr="519B1739">
        <w:rPr>
          <w:rFonts w:eastAsia="Cambria" w:cs="Cambria"/>
          <w:b/>
          <w:bCs/>
        </w:rPr>
        <w:t>Observatie en documentatie:</w:t>
      </w:r>
    </w:p>
    <w:p w:rsidR="3430DF89" w:rsidP="519B1739" w:rsidRDefault="3E8F38C3" w14:paraId="0DBF005C" w14:textId="1B94F496">
      <w:pPr>
        <w:rPr>
          <w:rFonts w:eastAsia="Cambria" w:cs="Cambria"/>
          <w:b/>
          <w:bCs/>
        </w:rPr>
      </w:pPr>
      <w:r w:rsidRPr="519B1739">
        <w:rPr>
          <w:rFonts w:eastAsia="Cambria" w:cs="Cambria"/>
        </w:rPr>
        <w:t>De planning is om de ervaring vast te leggen en een Google Form te maken dat onze vragen kan beantwoorden. We gaan vooral open vragen stellen, zodat de gebruiker niet wordt beïnvloed door onze vragen.</w:t>
      </w:r>
    </w:p>
    <w:p w:rsidR="3430DF89" w:rsidP="519B1739" w:rsidRDefault="3430DF89" w14:paraId="44DE632F" w14:textId="46E5BBDA">
      <w:pPr>
        <w:rPr>
          <w:rFonts w:eastAsia="Cambria" w:cs="Cambria"/>
          <w:b/>
          <w:bCs/>
        </w:rPr>
      </w:pPr>
    </w:p>
    <w:p w:rsidR="3430DF89" w:rsidP="519B1739" w:rsidRDefault="5587564C" w14:paraId="6DB26368" w14:textId="419E2558">
      <w:pPr>
        <w:rPr>
          <w:rFonts w:eastAsia="Cambria" w:cs="Cambria"/>
          <w:b/>
          <w:bCs/>
        </w:rPr>
      </w:pPr>
      <w:r w:rsidRPr="519B1739">
        <w:rPr>
          <w:rFonts w:eastAsia="Cambria" w:cs="Cambria"/>
          <w:b/>
          <w:bCs/>
        </w:rPr>
        <w:t>Data-Analyse:</w:t>
      </w:r>
    </w:p>
    <w:p w:rsidR="3430DF89" w:rsidP="519B1739" w:rsidRDefault="2D3C7B1F" w14:paraId="02C277A8" w14:textId="6BBA7B8C">
      <w:pPr>
        <w:rPr>
          <w:rFonts w:eastAsia="Cambria" w:cs="Cambria"/>
        </w:rPr>
      </w:pPr>
      <w:r w:rsidRPr="519B1739">
        <w:rPr>
          <w:rFonts w:eastAsia="Cambria" w:cs="Cambria"/>
        </w:rPr>
        <w:t>Het doel is om aan het einde van de test, nadat iedereen het Google Formulier heeft ingevuld, alle geschreven en geselecteerde feedback door te nemen. Hierdoor kunnen we een prototype maken dat vervolgens opnieuw getest wordt door dezelfde groep en een andere groep, om te beoordelen of de problemen nu verholpen zijn.</w:t>
      </w:r>
    </w:p>
    <w:p w:rsidR="3430DF89" w:rsidP="519B1739" w:rsidRDefault="3430DF89" w14:paraId="6B1FEAE4" w14:textId="0016EC35">
      <w:pPr>
        <w:rPr>
          <w:rFonts w:eastAsia="Cambria" w:cs="Cambria"/>
        </w:rPr>
      </w:pPr>
    </w:p>
    <w:p w:rsidR="3430DF89" w:rsidP="519B1739" w:rsidRDefault="3878FF53" w14:paraId="03C25D62" w14:textId="3FEBABE9">
      <w:pPr>
        <w:pStyle w:val="Heading3"/>
      </w:pPr>
      <w:bookmarkStart w:name="_Toc1642712629" w:id="404209394"/>
      <w:r w:rsidR="3878FF53">
        <w:rPr/>
        <w:t>Google form:</w:t>
      </w:r>
      <w:bookmarkEnd w:id="404209394"/>
    </w:p>
    <w:p w:rsidR="3430DF89" w:rsidP="519B1739" w:rsidRDefault="3430DF89" w14:paraId="1A5DE743" w14:textId="0E8899B2"/>
    <w:p w:rsidR="3430DF89" w:rsidP="519B1739" w:rsidRDefault="008A3E08" w14:paraId="78655A55" w14:textId="10503129">
      <w:pPr>
        <w:rPr>
          <w:rFonts w:eastAsia="Cambria" w:cs="Cambria"/>
        </w:rPr>
      </w:pPr>
      <w:hyperlink r:id="rId25">
        <w:r w:rsidRPr="519B1739" w:rsidR="5B2448C3">
          <w:rPr>
            <w:rStyle w:val="Hyperlink"/>
            <w:rFonts w:eastAsia="Cambria" w:cs="Cambria"/>
          </w:rPr>
          <w:t>https://forms.gle/yjabGER93rHoGkMd8</w:t>
        </w:r>
      </w:hyperlink>
    </w:p>
    <w:p w:rsidR="3430DF89" w:rsidP="519B1739" w:rsidRDefault="3430DF89" w14:paraId="43A6F019" w14:textId="5D05EB13">
      <w:pPr>
        <w:rPr>
          <w:rFonts w:eastAsia="Cambria" w:cs="Cambria"/>
        </w:rPr>
      </w:pPr>
    </w:p>
    <w:p w:rsidR="3430DF89" w:rsidP="519B1739" w:rsidRDefault="3430DF89" w14:paraId="0C883E1E" w14:textId="6DEF17EF">
      <w:pPr>
        <w:rPr>
          <w:rFonts w:eastAsia="Cambria" w:cs="Cambria"/>
        </w:rPr>
      </w:pPr>
    </w:p>
    <w:p w:rsidR="3430DF89" w:rsidP="519B1739" w:rsidRDefault="3430DF89" w14:paraId="3CB5A24B" w14:textId="30757F75">
      <w:pPr>
        <w:rPr>
          <w:rFonts w:eastAsia="Cambria" w:cs="Cambria"/>
        </w:rPr>
      </w:pPr>
    </w:p>
    <w:p w:rsidR="3430DF89" w:rsidP="519B1739" w:rsidRDefault="3430DF89" w14:paraId="33DAE271" w14:textId="0E0283B8">
      <w:pPr>
        <w:rPr>
          <w:rFonts w:eastAsia="Cambria" w:cs="Cambria"/>
        </w:rPr>
      </w:pPr>
    </w:p>
    <w:p w:rsidR="3430DF89" w:rsidP="519B1739" w:rsidRDefault="4B9D8E0C" w14:paraId="0C72A6C4" w14:textId="23037B47">
      <w:pPr>
        <w:rPr>
          <w:rFonts w:eastAsia="Cambria" w:cs="Cambria"/>
        </w:rPr>
      </w:pPr>
      <w:r w:rsidRPr="62859E04">
        <w:rPr>
          <w:rFonts w:eastAsia="Cambria" w:cs="Cambria"/>
        </w:rPr>
        <w:br w:type="page"/>
      </w:r>
    </w:p>
    <w:p w:rsidR="5BB7F7FA" w:rsidP="62859E04" w:rsidRDefault="5BB7F7FA" w14:paraId="09F6864F" w14:textId="70E550FD">
      <w:pPr>
        <w:pStyle w:val="Heading1"/>
        <w:rPr>
          <w:rFonts w:ascii="Cambria" w:hAnsi="Cambria" w:eastAsia="Cambria" w:cs="Cambria"/>
          <w:b w:val="0"/>
          <w:bCs w:val="0"/>
          <w:smallCaps w:val="1"/>
          <w:strike w:val="0"/>
          <w:dstrike w:val="0"/>
          <w:noProof w:val="0"/>
          <w:color w:val="0563C1"/>
          <w:sz w:val="42"/>
          <w:szCs w:val="42"/>
          <w:u w:val="single"/>
          <w:lang w:val="nl"/>
        </w:rPr>
      </w:pPr>
      <w:bookmarkStart w:name="_Toc158493666" w:id="182947895"/>
      <w:r w:rsidRPr="62859E04" w:rsidR="5BB7F7FA">
        <w:rPr>
          <w:rFonts w:ascii="Cambria" w:hAnsi="Cambria" w:eastAsia="Cambria" w:cs="Cambria"/>
          <w:b w:val="0"/>
          <w:bCs w:val="0"/>
          <w:smallCaps w:val="1"/>
          <w:strike w:val="0"/>
          <w:dstrike w:val="0"/>
          <w:noProof w:val="0"/>
          <w:color w:val="0563C1"/>
          <w:sz w:val="42"/>
          <w:szCs w:val="42"/>
          <w:u w:val="single"/>
          <w:lang w:val="nl"/>
        </w:rPr>
        <w:t>Resultaten gebruikerstesten</w:t>
      </w:r>
      <w:bookmarkEnd w:id="182947895"/>
    </w:p>
    <w:p w:rsidR="5BB7F7FA" w:rsidP="62859E04" w:rsidRDefault="5BB7F7FA" w14:paraId="02485E48" w14:textId="3A90DAF6">
      <w:pPr>
        <w:spacing w:line="257" w:lineRule="auto"/>
      </w:pPr>
      <w:r w:rsidRPr="62859E04" w:rsidR="5BB7F7FA">
        <w:rPr>
          <w:rFonts w:ascii="Cambria" w:hAnsi="Cambria" w:eastAsia="Cambria" w:cs="Cambria"/>
          <w:smallCaps w:val="1"/>
          <w:noProof w:val="0"/>
          <w:sz w:val="20"/>
          <w:szCs w:val="20"/>
          <w:lang w:val="nl"/>
        </w:rPr>
        <w:t>Dit zijn de test factoren waar wij ons momenteel nog niet aan houden door imitaties die wij momenteel hebben:</w:t>
      </w:r>
    </w:p>
    <w:p w:rsidR="5BB7F7FA" w:rsidP="62859E04" w:rsidRDefault="5BB7F7FA" w14:paraId="3AFBB356" w14:textId="24EF11F3">
      <w:pPr>
        <w:pStyle w:val="ListParagraph"/>
        <w:numPr>
          <w:ilvl w:val="0"/>
          <w:numId w:val="41"/>
        </w:numPr>
        <w:spacing w:before="0" w:beforeAutospacing="off" w:after="0" w:afterAutospacing="off"/>
        <w:rPr>
          <w:rFonts w:ascii="Cambria" w:hAnsi="Cambria" w:eastAsia="Cambria" w:cs="Cambria"/>
          <w:noProof w:val="0"/>
          <w:sz w:val="20"/>
          <w:szCs w:val="20"/>
          <w:lang w:val="nl"/>
        </w:rPr>
      </w:pPr>
      <w:r w:rsidRPr="62859E04" w:rsidR="5BB7F7FA">
        <w:rPr>
          <w:rFonts w:ascii="Cambria" w:hAnsi="Cambria" w:eastAsia="Cambria" w:cs="Cambria"/>
          <w:noProof w:val="0"/>
          <w:sz w:val="20"/>
          <w:szCs w:val="20"/>
          <w:lang w:val="nl"/>
        </w:rPr>
        <w:t>wij hebben geen culturele diversiteit in onze test groep momenteel</w:t>
      </w:r>
    </w:p>
    <w:p w:rsidR="5BB7F7FA" w:rsidP="62859E04" w:rsidRDefault="5BB7F7FA" w14:paraId="46AA5281" w14:textId="2860297A">
      <w:pPr>
        <w:pStyle w:val="ListParagraph"/>
        <w:numPr>
          <w:ilvl w:val="0"/>
          <w:numId w:val="41"/>
        </w:numPr>
        <w:spacing w:before="0" w:beforeAutospacing="off" w:after="0" w:afterAutospacing="off"/>
        <w:rPr>
          <w:rFonts w:ascii="Cambria" w:hAnsi="Cambria" w:eastAsia="Cambria" w:cs="Cambria"/>
          <w:noProof w:val="0"/>
          <w:sz w:val="20"/>
          <w:szCs w:val="20"/>
          <w:lang w:val="nl"/>
        </w:rPr>
      </w:pPr>
      <w:r w:rsidRPr="62859E04" w:rsidR="5BB7F7FA">
        <w:rPr>
          <w:rFonts w:ascii="Cambria" w:hAnsi="Cambria" w:eastAsia="Cambria" w:cs="Cambria"/>
          <w:noProof w:val="0"/>
          <w:sz w:val="20"/>
          <w:szCs w:val="20"/>
          <w:lang w:val="nl"/>
        </w:rPr>
        <w:t>Het is niet gefocust op onze doelgroep specifiek</w:t>
      </w:r>
    </w:p>
    <w:p w:rsidR="5577D8A7" w:rsidP="62859E04" w:rsidRDefault="5577D8A7" w14:paraId="2F448A55" w14:textId="23D73E87">
      <w:pPr>
        <w:pStyle w:val="ListParagraph"/>
        <w:numPr>
          <w:ilvl w:val="0"/>
          <w:numId w:val="41"/>
        </w:numPr>
        <w:spacing w:before="0" w:beforeAutospacing="off" w:after="0" w:afterAutospacing="off"/>
        <w:rPr>
          <w:rFonts w:ascii="Cambria" w:hAnsi="Cambria" w:eastAsia="Cambria" w:cs="Cambria"/>
          <w:noProof w:val="0"/>
          <w:sz w:val="20"/>
          <w:szCs w:val="20"/>
          <w:lang w:val="nl"/>
        </w:rPr>
      </w:pPr>
      <w:r w:rsidRPr="62859E04" w:rsidR="5577D8A7">
        <w:rPr>
          <w:rFonts w:ascii="Cambria" w:hAnsi="Cambria" w:eastAsia="Cambria" w:cs="Cambria"/>
          <w:noProof w:val="0"/>
          <w:sz w:val="20"/>
          <w:szCs w:val="20"/>
          <w:lang w:val="nl"/>
        </w:rPr>
        <w:t>Test omgeving is niet ideaal.</w:t>
      </w:r>
    </w:p>
    <w:p w:rsidR="7E52F142" w:rsidP="298E7E0D" w:rsidRDefault="7E52F142" w14:paraId="5345726F" w14:textId="11BEAAD1">
      <w:pPr>
        <w:pStyle w:val="Heading2"/>
        <w:rPr>
          <w:rFonts w:eastAsia="Cambria" w:cs="Cambria"/>
        </w:rPr>
      </w:pPr>
      <w:r w:rsidRPr="298E7E0D" w:rsidR="5A6033F1">
        <w:rPr>
          <w:rPrChange w:author="Nooijen,Art A.T.G." w:date="2023-11-22T10:45:14.911Z" w:id="2020598691">
            <w:rPr>
              <w:rFonts w:eastAsia="Cambria" w:cs="Cambria"/>
            </w:rPr>
          </w:rPrChange>
        </w:rPr>
        <w:t>Demographics</w:t>
      </w:r>
      <w:r w:rsidRPr="298E7E0D" w:rsidR="5A6033F1">
        <w:rPr>
          <w:rPrChange w:author="Nooijen,Art A.T.G." w:date="2023-11-22T10:45:14.912Z" w:id="903313587">
            <w:rPr>
              <w:rFonts w:eastAsia="Cambria" w:cs="Cambria"/>
            </w:rPr>
          </w:rPrChange>
        </w:rPr>
        <w:t xml:space="preserve"> </w:t>
      </w:r>
      <w:r w:rsidRPr="298E7E0D" w:rsidR="5A6033F1">
        <w:rPr>
          <w:rPrChange w:author="Nooijen,Art A.T.G." w:date="2023-11-22T10:45:14.912Z" w:id="1916096862">
            <w:rPr>
              <w:rFonts w:eastAsia="Cambria" w:cs="Cambria"/>
            </w:rPr>
          </w:rPrChange>
        </w:rPr>
        <w:t>and</w:t>
      </w:r>
      <w:r w:rsidRPr="298E7E0D" w:rsidR="5A6033F1">
        <w:rPr>
          <w:rPrChange w:author="Nooijen,Art A.T.G." w:date="2023-11-22T10:45:14.913Z" w:id="1367177720">
            <w:rPr>
              <w:rFonts w:eastAsia="Cambria" w:cs="Cambria"/>
            </w:rPr>
          </w:rPrChange>
        </w:rPr>
        <w:t xml:space="preserve"> Travel </w:t>
      </w:r>
      <w:r w:rsidRPr="298E7E0D" w:rsidR="5A6033F1">
        <w:rPr>
          <w:rPrChange w:author="Nooijen,Art A.T.G." w:date="2023-11-22T10:45:14.913Z" w:id="172182656">
            <w:rPr>
              <w:rFonts w:eastAsia="Cambria" w:cs="Cambria"/>
            </w:rPr>
          </w:rPrChange>
        </w:rPr>
        <w:t>Habits</w:t>
      </w:r>
    </w:p>
    <w:p w:rsidR="7E52F142" w:rsidP="298E7E0D" w:rsidRDefault="7E52F142" w14:paraId="42CF05A6" w14:textId="782111B8">
      <w:pPr>
        <w:pStyle w:val="Normal"/>
        <w:rPr>
          <w:rFonts w:eastAsia="Cambria" w:cs="Cambria"/>
        </w:rPr>
      </w:pPr>
      <w:r>
        <w:br/>
      </w:r>
      <w:r w:rsidRPr="298E7E0D" w:rsidR="7F80BABE">
        <w:rPr>
          <w:rFonts w:eastAsia="Cambria" w:cs="Cambria"/>
        </w:rPr>
        <w:t>Geslacht: Meerderheid is mannelijk.</w:t>
      </w:r>
    </w:p>
    <w:p w:rsidR="7E52F142" w:rsidP="298E7E0D" w:rsidRDefault="7E52F142" w14:paraId="3DC2FA0B" w14:textId="2DF8DC1E">
      <w:pPr>
        <w:pStyle w:val="Normal"/>
      </w:pPr>
      <w:r w:rsidRPr="298E7E0D" w:rsidR="7F80BABE">
        <w:rPr>
          <w:rFonts w:eastAsia="Cambria" w:cs="Cambria"/>
        </w:rPr>
        <w:t>Leeftijdsgroepen: Gevarieerd, inclusief 20-25, 26-30, en 50+.</w:t>
      </w:r>
    </w:p>
    <w:p w:rsidR="7E52F142" w:rsidP="298E7E0D" w:rsidRDefault="7E52F142" w14:paraId="46EC0E15" w14:textId="11F8F4E9">
      <w:pPr>
        <w:pStyle w:val="Normal"/>
      </w:pPr>
      <w:r w:rsidRPr="298E7E0D" w:rsidR="7F80BABE">
        <w:rPr>
          <w:rFonts w:eastAsia="Cambria" w:cs="Cambria"/>
        </w:rPr>
        <w:t>Reisfrequentie: De meesten reizen 1-2 keer per jaar.</w:t>
      </w:r>
    </w:p>
    <w:p w:rsidR="7E52F142" w:rsidP="298E7E0D" w:rsidRDefault="7E52F142" w14:paraId="674D65AC" w14:textId="2C00D645">
      <w:pPr>
        <w:pStyle w:val="Heading3"/>
        <w:rPr>
          <w:rFonts w:eastAsia="Cambria" w:cs="Cambria"/>
        </w:rPr>
        <w:pPrChange w:author="Nooijen,Art A.T.G." w:date="2023-11-22T10:45:24.33Z">
          <w:pPr>
            <w:pStyle w:val="Normal"/>
          </w:pPr>
        </w:pPrChange>
      </w:pPr>
      <w:r w:rsidRPr="298E7E0D" w:rsidR="5A6033F1">
        <w:rPr>
          <w:rPrChange w:author="Nooijen,Art A.T.G." w:date="2023-11-22T10:45:24.329Z" w:id="1166660835">
            <w:rPr>
              <w:rFonts w:eastAsia="Cambria" w:cs="Cambria"/>
            </w:rPr>
          </w:rPrChange>
        </w:rPr>
        <w:t>Adventurousness</w:t>
      </w:r>
    </w:p>
    <w:p w:rsidR="7E52F142" w:rsidP="298E7E0D" w:rsidRDefault="7E52F142" w14:paraId="37B2AB71" w14:textId="4E5A47C9">
      <w:pPr>
        <w:pStyle w:val="Normal"/>
        <w:rPr>
          <w:rFonts w:eastAsia="Cambria" w:cs="Cambria"/>
        </w:rPr>
      </w:pPr>
      <w:r w:rsidRPr="298E7E0D" w:rsidR="014B25EE">
        <w:rPr>
          <w:rFonts w:eastAsia="Cambria" w:cs="Cambria"/>
        </w:rPr>
        <w:t>Respondenten beoordeelden hun avontuurlijkheid rond de 3 tot 4 op een schaal van 5.</w:t>
      </w:r>
    </w:p>
    <w:p w:rsidR="7E52F142" w:rsidP="298E7E0D" w:rsidRDefault="7E52F142" w14:paraId="44994824" w14:textId="5C103EF2">
      <w:pPr>
        <w:pStyle w:val="Heading3"/>
        <w:rPr>
          <w:rFonts w:eastAsia="Cambria" w:cs="Cambria"/>
        </w:rPr>
        <w:pPrChange w:author="Nooijen,Art A.T.G." w:date="2023-11-22T10:45:34.864Z">
          <w:pPr>
            <w:pStyle w:val="Normal"/>
          </w:pPr>
        </w:pPrChange>
      </w:pPr>
      <w:r w:rsidRPr="298E7E0D" w:rsidR="5A6033F1">
        <w:rPr>
          <w:rPrChange w:author="Nooijen,Art A.T.G." w:date="2023-11-22T10:45:34.854Z" w:id="1145598908">
            <w:rPr>
              <w:rFonts w:eastAsia="Cambria" w:cs="Cambria"/>
            </w:rPr>
          </w:rPrChange>
        </w:rPr>
        <w:t xml:space="preserve">Overall </w:t>
      </w:r>
      <w:r w:rsidRPr="298E7E0D" w:rsidR="5A6033F1">
        <w:rPr>
          <w:rPrChange w:author="Nooijen,Art A.T.G." w:date="2023-11-22T10:45:34.86Z" w:id="2129970749">
            <w:rPr>
              <w:rFonts w:eastAsia="Cambria" w:cs="Cambria"/>
            </w:rPr>
          </w:rPrChange>
        </w:rPr>
        <w:t>Experience</w:t>
      </w:r>
      <w:r w:rsidRPr="298E7E0D" w:rsidR="5A6033F1">
        <w:rPr>
          <w:rPrChange w:author="Nooijen,Art A.T.G." w:date="2023-11-22T10:45:34.861Z" w:id="436223036">
            <w:rPr>
              <w:rFonts w:eastAsia="Cambria" w:cs="Cambria"/>
            </w:rPr>
          </w:rPrChange>
        </w:rPr>
        <w:t xml:space="preserve"> </w:t>
      </w:r>
      <w:r w:rsidRPr="298E7E0D" w:rsidR="5A6033F1">
        <w:rPr>
          <w:rPrChange w:author="Nooijen,Art A.T.G." w:date="2023-11-22T10:45:34.861Z" w:id="756922827">
            <w:rPr>
              <w:rFonts w:eastAsia="Cambria" w:cs="Cambria"/>
            </w:rPr>
          </w:rPrChange>
        </w:rPr>
        <w:t>with</w:t>
      </w:r>
      <w:r w:rsidRPr="298E7E0D" w:rsidR="5A6033F1">
        <w:rPr>
          <w:rPrChange w:author="Nooijen,Art A.T.G." w:date="2023-11-22T10:45:34.862Z" w:id="1332898866">
            <w:rPr>
              <w:rFonts w:eastAsia="Cambria" w:cs="Cambria"/>
            </w:rPr>
          </w:rPrChange>
        </w:rPr>
        <w:t xml:space="preserve"> </w:t>
      </w:r>
      <w:r w:rsidRPr="298E7E0D" w:rsidR="5A6033F1">
        <w:rPr>
          <w:rPrChange w:author="Nooijen,Art A.T.G." w:date="2023-11-22T10:45:34.862Z" w:id="1244260468">
            <w:rPr>
              <w:rFonts w:eastAsia="Cambria" w:cs="Cambria"/>
            </w:rPr>
          </w:rPrChange>
        </w:rPr>
        <w:t>the</w:t>
      </w:r>
      <w:r w:rsidRPr="298E7E0D" w:rsidR="5A6033F1">
        <w:rPr>
          <w:rPrChange w:author="Nooijen,Art A.T.G." w:date="2023-11-22T10:45:34.862Z" w:id="486668253">
            <w:rPr>
              <w:rFonts w:eastAsia="Cambria" w:cs="Cambria"/>
            </w:rPr>
          </w:rPrChange>
        </w:rPr>
        <w:t xml:space="preserve"> </w:t>
      </w:r>
      <w:r w:rsidRPr="298E7E0D" w:rsidR="5A6033F1">
        <w:rPr>
          <w:rPrChange w:author="Nooijen,Art A.T.G." w:date="2023-11-22T10:45:34.863Z" w:id="50955460">
            <w:rPr>
              <w:rFonts w:eastAsia="Cambria" w:cs="Cambria"/>
            </w:rPr>
          </w:rPrChange>
        </w:rPr>
        <w:t>Testing</w:t>
      </w:r>
      <w:r w:rsidRPr="298E7E0D" w:rsidR="5A6033F1">
        <w:rPr>
          <w:rPrChange w:author="Nooijen,Art A.T.G." w:date="2023-11-22T10:45:34.864Z" w:id="411793133">
            <w:rPr>
              <w:rFonts w:eastAsia="Cambria" w:cs="Cambria"/>
            </w:rPr>
          </w:rPrChange>
        </w:rPr>
        <w:t xml:space="preserve"> Event</w:t>
      </w:r>
    </w:p>
    <w:p w:rsidR="7E52F142" w:rsidP="298E7E0D" w:rsidRDefault="7E52F142" w14:paraId="703201CE" w14:textId="4A6BB72F">
      <w:pPr>
        <w:pStyle w:val="Normal"/>
        <w:rPr>
          <w:rFonts w:eastAsia="Cambria" w:cs="Cambria"/>
        </w:rPr>
      </w:pPr>
      <w:r w:rsidRPr="298E7E0D" w:rsidR="6486DD0B">
        <w:rPr>
          <w:rFonts w:eastAsia="Cambria" w:cs="Cambria"/>
        </w:rPr>
        <w:t>Over het algemeen positief, met beoordelingen rond de 4 tot 5.</w:t>
      </w:r>
    </w:p>
    <w:p w:rsidR="7E52F142" w:rsidP="298E7E0D" w:rsidRDefault="7E52F142" w14:paraId="50A89A24" w14:textId="5757CF70">
      <w:pPr>
        <w:pStyle w:val="Normal"/>
      </w:pPr>
      <w:r w:rsidRPr="298E7E0D" w:rsidR="6486DD0B">
        <w:rPr>
          <w:rFonts w:eastAsia="Cambria" w:cs="Cambria"/>
        </w:rPr>
        <w:t>Specifieke ervaringen varieerden op basis van individuele voorkeuren en verwachtingen.</w:t>
      </w:r>
    </w:p>
    <w:p w:rsidR="7E52F142" w:rsidP="298E7E0D" w:rsidRDefault="7E52F142" w14:paraId="4270AA31" w14:textId="32709BC7">
      <w:pPr>
        <w:pStyle w:val="Heading3"/>
        <w:rPr>
          <w:rFonts w:eastAsia="Cambria" w:cs="Cambria"/>
        </w:rPr>
        <w:pPrChange w:author="Nooijen,Art A.T.G." w:date="2023-11-22T10:45:39.484Z">
          <w:pPr>
            <w:pStyle w:val="Normal"/>
          </w:pPr>
        </w:pPrChange>
      </w:pPr>
      <w:r w:rsidRPr="298E7E0D" w:rsidR="5A6033F1">
        <w:rPr>
          <w:rPrChange w:author="Nooijen,Art A.T.G." w:date="2023-11-22T10:45:39.483Z" w:id="2122316287">
            <w:rPr>
              <w:rFonts w:eastAsia="Cambria" w:cs="Cambria"/>
            </w:rPr>
          </w:rPrChange>
        </w:rPr>
        <w:t>Impressions</w:t>
      </w:r>
      <w:r w:rsidRPr="298E7E0D" w:rsidR="5A6033F1">
        <w:rPr>
          <w:rPrChange w:author="Nooijen,Art A.T.G." w:date="2023-11-22T10:45:39.483Z" w:id="788608394">
            <w:rPr>
              <w:rFonts w:eastAsia="Cambria" w:cs="Cambria"/>
            </w:rPr>
          </w:rPrChange>
        </w:rPr>
        <w:t xml:space="preserve"> of </w:t>
      </w:r>
      <w:r w:rsidRPr="298E7E0D" w:rsidR="5A6033F1">
        <w:rPr>
          <w:rPrChange w:author="Nooijen,Art A.T.G." w:date="2023-11-22T10:45:39.484Z" w:id="1567869968">
            <w:rPr>
              <w:rFonts w:eastAsia="Cambria" w:cs="Cambria"/>
            </w:rPr>
          </w:rPrChange>
        </w:rPr>
        <w:t>TravelXPToday</w:t>
      </w:r>
    </w:p>
    <w:p w:rsidR="7E52F142" w:rsidP="298E7E0D" w:rsidRDefault="7E52F142" w14:paraId="01047930" w14:textId="38C2C4ED">
      <w:pPr>
        <w:pStyle w:val="Normal"/>
        <w:rPr>
          <w:rFonts w:eastAsia="Cambria" w:cs="Cambria"/>
        </w:rPr>
      </w:pPr>
      <w:r>
        <w:br/>
      </w:r>
      <w:r w:rsidRPr="298E7E0D" w:rsidR="0B4692B0">
        <w:rPr>
          <w:rFonts w:eastAsia="Cambria" w:cs="Cambria"/>
        </w:rPr>
        <w:t>Eerste Gedachten: Varieerden van 'eenvoudig maar leesbaar' tot 'kleurrijk' en 'mooie afbeeldingen.'</w:t>
      </w:r>
    </w:p>
    <w:p w:rsidR="7E52F142" w:rsidP="298E7E0D" w:rsidRDefault="7E52F142" w14:paraId="3833051D" w14:textId="078EE55D">
      <w:pPr>
        <w:pStyle w:val="Normal"/>
      </w:pPr>
      <w:r w:rsidRPr="298E7E0D" w:rsidR="0B4692B0">
        <w:rPr>
          <w:rFonts w:eastAsia="Cambria" w:cs="Cambria"/>
        </w:rPr>
        <w:t>Lay-out: Over het algemeen duidelijk, maar sommigen vonden het verwarrend op mobiel, met specifieke problemen zoals het niet meteen zien van een inlogknop.</w:t>
      </w:r>
    </w:p>
    <w:p w:rsidR="7E52F142" w:rsidP="298E7E0D" w:rsidRDefault="7E52F142" w14:paraId="0F44AF34" w14:textId="769BF2DF">
      <w:pPr>
        <w:pStyle w:val="Normal"/>
      </w:pPr>
      <w:r w:rsidRPr="298E7E0D" w:rsidR="0B4692B0">
        <w:rPr>
          <w:rFonts w:eastAsia="Cambria" w:cs="Cambria"/>
        </w:rPr>
        <w:t>Kleurenschema: Wekte bij sommigen tropische gevoelens op, terwijl anderen gemengde reacties hadden.</w:t>
      </w:r>
    </w:p>
    <w:p w:rsidR="7E52F142" w:rsidP="298E7E0D" w:rsidRDefault="7E52F142" w14:paraId="2336E96D" w14:textId="1C26F36F">
      <w:pPr>
        <w:pStyle w:val="Heading3"/>
        <w:rPr>
          <w:rFonts w:eastAsia="Cambria" w:cs="Cambria"/>
        </w:rPr>
        <w:pPrChange w:author="Nooijen,Art A.T.G." w:date="2023-11-22T10:45:48.529Z">
          <w:pPr>
            <w:pStyle w:val="Normal"/>
          </w:pPr>
        </w:pPrChange>
      </w:pPr>
      <w:r w:rsidRPr="298E7E0D" w:rsidR="5A6033F1">
        <w:rPr>
          <w:rPrChange w:author="Nooijen,Art A.T.G." w:date="2023-11-22T10:45:48.527Z" w:id="1538738194">
            <w:rPr>
              <w:rFonts w:eastAsia="Cambria" w:cs="Cambria"/>
            </w:rPr>
          </w:rPrChange>
        </w:rPr>
        <w:t>Navigation</w:t>
      </w:r>
      <w:r w:rsidRPr="298E7E0D" w:rsidR="5A6033F1">
        <w:rPr>
          <w:rPrChange w:author="Nooijen,Art A.T.G." w:date="2023-11-22T10:45:48.527Z" w:id="1498339769">
            <w:rPr>
              <w:rFonts w:eastAsia="Cambria" w:cs="Cambria"/>
            </w:rPr>
          </w:rPrChange>
        </w:rPr>
        <w:t xml:space="preserve"> </w:t>
      </w:r>
      <w:r w:rsidRPr="298E7E0D" w:rsidR="5A6033F1">
        <w:rPr>
          <w:rPrChange w:author="Nooijen,Art A.T.G." w:date="2023-11-22T10:45:48.527Z" w:id="1863177336">
            <w:rPr>
              <w:rFonts w:eastAsia="Cambria" w:cs="Cambria"/>
            </w:rPr>
          </w:rPrChange>
        </w:rPr>
        <w:t>and</w:t>
      </w:r>
      <w:r w:rsidRPr="298E7E0D" w:rsidR="5A6033F1">
        <w:rPr>
          <w:rPrChange w:author="Nooijen,Art A.T.G." w:date="2023-11-22T10:45:48.527Z" w:id="225050075">
            <w:rPr>
              <w:rFonts w:eastAsia="Cambria" w:cs="Cambria"/>
            </w:rPr>
          </w:rPrChange>
        </w:rPr>
        <w:t xml:space="preserve"> </w:t>
      </w:r>
      <w:r w:rsidRPr="298E7E0D" w:rsidR="5A6033F1">
        <w:rPr>
          <w:rPrChange w:author="Nooijen,Art A.T.G." w:date="2023-11-22T10:45:48.528Z" w:id="1055171014">
            <w:rPr>
              <w:rFonts w:eastAsia="Cambria" w:cs="Cambria"/>
            </w:rPr>
          </w:rPrChange>
        </w:rPr>
        <w:t>Usability</w:t>
      </w:r>
    </w:p>
    <w:p w:rsidR="7E52F142" w:rsidP="298E7E0D" w:rsidRDefault="7E52F142" w14:paraId="006D6DBF" w14:textId="40B64D2A">
      <w:pPr>
        <w:pStyle w:val="Normal"/>
        <w:rPr>
          <w:rFonts w:eastAsia="Cambria" w:cs="Cambria"/>
        </w:rPr>
      </w:pPr>
      <w:r>
        <w:br/>
      </w:r>
      <w:r w:rsidRPr="298E7E0D" w:rsidR="02A6C873">
        <w:rPr>
          <w:rFonts w:eastAsia="Cambria" w:cs="Cambria"/>
        </w:rPr>
        <w:t>Startscherm: Gemengde ervaringen. Sommigen vonden het gemakkelijk te navigeren, terwijl anderen problemen hadden, vooral met dropdown-menu's.</w:t>
      </w:r>
    </w:p>
    <w:p w:rsidR="7E52F142" w:rsidP="298E7E0D" w:rsidRDefault="7E52F142" w14:paraId="7EE89C80" w14:textId="72A80DCF">
      <w:pPr>
        <w:pStyle w:val="Normal"/>
      </w:pPr>
      <w:r w:rsidRPr="298E7E0D" w:rsidR="02A6C873">
        <w:rPr>
          <w:rFonts w:eastAsia="Cambria" w:cs="Cambria"/>
        </w:rPr>
        <w:t>Reizen Pagina: Overwegend duidelijk, maar sommige gebruikers hadden aanvankelijk verwarring, vooral over hoe ze toegang konden krijgen tot of nieuwe reizen konden creëren.</w:t>
      </w:r>
    </w:p>
    <w:p w:rsidR="7E52F142" w:rsidP="298E7E0D" w:rsidRDefault="7E52F142" w14:paraId="7C0154D4" w14:textId="459069C8">
      <w:pPr>
        <w:pStyle w:val="Normal"/>
      </w:pPr>
      <w:r w:rsidRPr="298E7E0D" w:rsidR="02A6C873">
        <w:rPr>
          <w:rFonts w:eastAsia="Cambria" w:cs="Cambria"/>
        </w:rPr>
        <w:t>Dagelijkse Momenten Pagina: Uiteenlopende ervaringen. Sommigen vonden het onduidelijk, vooral wat betreft updates en navigatie-aanwijzingen.</w:t>
      </w:r>
    </w:p>
    <w:p w:rsidR="7E52F142" w:rsidP="298E7E0D" w:rsidRDefault="7E52F142" w14:paraId="577C0CE5" w14:textId="54DB5156">
      <w:pPr>
        <w:pStyle w:val="Normal"/>
        <w:rPr>
          <w:rFonts w:eastAsia="Cambria" w:cs="Cambria"/>
        </w:rPr>
      </w:pPr>
    </w:p>
    <w:p w:rsidR="7E52F142" w:rsidP="298E7E0D" w:rsidRDefault="7E52F142" w14:paraId="2D574EDE" w14:textId="41296065">
      <w:pPr>
        <w:pStyle w:val="Heading3"/>
        <w:rPr>
          <w:rFonts w:eastAsia="Cambria" w:cs="Cambria"/>
        </w:rPr>
        <w:pPrChange w:author="Nooijen,Art A.T.G." w:date="2023-11-22T10:45:56.031Z">
          <w:pPr>
            <w:pStyle w:val="Normal"/>
          </w:pPr>
        </w:pPrChange>
      </w:pPr>
      <w:r w:rsidRPr="298E7E0D" w:rsidR="5A6033F1">
        <w:rPr>
          <w:rPrChange w:author="Nooijen,Art A.T.G." w:date="2023-11-22T10:45:56.029Z" w:id="637619112">
            <w:rPr>
              <w:rFonts w:eastAsia="Cambria" w:cs="Cambria"/>
            </w:rPr>
          </w:rPrChange>
        </w:rPr>
        <w:t xml:space="preserve">Feedback </w:t>
      </w:r>
      <w:r w:rsidRPr="298E7E0D" w:rsidR="5A6033F1">
        <w:rPr>
          <w:rPrChange w:author="Nooijen,Art A.T.G." w:date="2023-11-22T10:45:56.03Z" w:id="520514324">
            <w:rPr>
              <w:rFonts w:eastAsia="Cambria" w:cs="Cambria"/>
            </w:rPr>
          </w:rPrChange>
        </w:rPr>
        <w:t>and</w:t>
      </w:r>
      <w:r w:rsidRPr="298E7E0D" w:rsidR="5A6033F1">
        <w:rPr>
          <w:rPrChange w:author="Nooijen,Art A.T.G." w:date="2023-11-22T10:45:56.03Z" w:id="814400632">
            <w:rPr>
              <w:rFonts w:eastAsia="Cambria" w:cs="Cambria"/>
            </w:rPr>
          </w:rPrChange>
        </w:rPr>
        <w:t xml:space="preserve"> </w:t>
      </w:r>
      <w:r w:rsidRPr="298E7E0D" w:rsidR="5A6033F1">
        <w:rPr>
          <w:rPrChange w:author="Nooijen,Art A.T.G." w:date="2023-11-22T10:45:56.03Z" w:id="686651286">
            <w:rPr>
              <w:rFonts w:eastAsia="Cambria" w:cs="Cambria"/>
            </w:rPr>
          </w:rPrChange>
        </w:rPr>
        <w:t>Suggestions</w:t>
      </w:r>
    </w:p>
    <w:p w:rsidR="7E52F142" w:rsidP="298E7E0D" w:rsidRDefault="7E52F142" w14:paraId="1E87B817" w14:textId="11FBE2EA">
      <w:pPr>
        <w:pStyle w:val="Normal"/>
        <w:rPr>
          <w:rFonts w:eastAsia="Cambria" w:cs="Cambria"/>
        </w:rPr>
      </w:pPr>
      <w:r w:rsidRPr="298E7E0D" w:rsidR="33294301">
        <w:rPr>
          <w:rFonts w:eastAsia="Cambria" w:cs="Cambria"/>
        </w:rPr>
        <w:t>Symbolen en Knoppen: Over het algemeen duidelijk, maar sommige symbolen (zoals de knop voor nieuwe reis) en lay-outelementen (zoals de bovenbalk) waren verwarrend.</w:t>
      </w:r>
    </w:p>
    <w:p w:rsidR="7E52F142" w:rsidP="298E7E0D" w:rsidRDefault="7E52F142" w14:paraId="5E3F9909" w14:textId="1FBE149F">
      <w:pPr>
        <w:pStyle w:val="Normal"/>
      </w:pPr>
      <w:r w:rsidRPr="298E7E0D" w:rsidR="33294301">
        <w:rPr>
          <w:rFonts w:eastAsia="Cambria" w:cs="Cambria"/>
        </w:rPr>
        <w:t>Mobiele Ervaring: Behoeft verbetering, vooral in lay-out en duidelijkheid van navigatie.</w:t>
      </w:r>
    </w:p>
    <w:p w:rsidR="7E52F142" w:rsidP="298E7E0D" w:rsidRDefault="7E52F142" w14:paraId="0AB8DC71" w14:textId="7F068BE2">
      <w:pPr>
        <w:pStyle w:val="Normal"/>
      </w:pPr>
      <w:r w:rsidRPr="298E7E0D" w:rsidR="33294301">
        <w:rPr>
          <w:rFonts w:eastAsia="Cambria" w:cs="Cambria"/>
        </w:rPr>
        <w:t>Gebruikersinterface: Sommigen stelden voor om de nieuwste reizen prominenter te maken en de uitleg van bepaalde functies te verbeteren.</w:t>
      </w:r>
    </w:p>
    <w:p w:rsidR="7E52F142" w:rsidP="298E7E0D" w:rsidRDefault="7E52F142" w14:paraId="48511B6C" w14:textId="0325DD30">
      <w:pPr>
        <w:pStyle w:val="Heading3"/>
        <w:rPr>
          <w:rFonts w:eastAsia="Cambria" w:cs="Cambria"/>
        </w:rPr>
        <w:pPrChange w:author="Nooijen,Art A.T.G." w:date="2023-11-22T10:46:04.363Z">
          <w:pPr>
            <w:pStyle w:val="Normal"/>
          </w:pPr>
        </w:pPrChange>
      </w:pPr>
      <w:r w:rsidR="5734054C">
        <w:rPr/>
        <w:t>Cultural</w:t>
      </w:r>
      <w:r w:rsidR="5734054C">
        <w:rPr/>
        <w:t xml:space="preserve"> resp</w:t>
      </w:r>
      <w:r w:rsidR="5734054C">
        <w:rPr/>
        <w:t>onse</w:t>
      </w:r>
      <w:r w:rsidRPr="298E7E0D" w:rsidR="5A6033F1">
        <w:rPr>
          <w:rPrChange w:author="Nooijen,Art A.T.G." w:date="2023-11-22T10:46:04.362Z" w:id="1870939850">
            <w:rPr>
              <w:rFonts w:eastAsia="Cambria" w:cs="Cambria"/>
            </w:rPr>
          </w:rPrChange>
        </w:rPr>
        <w:t xml:space="preserve"> </w:t>
      </w:r>
      <w:r w:rsidRPr="298E7E0D" w:rsidR="5A6033F1">
        <w:rPr>
          <w:rPrChange w:author="Nooijen,Art A.T.G." w:date="2023-11-22T10:46:04.362Z" w:id="1007477437">
            <w:rPr>
              <w:rFonts w:eastAsia="Cambria" w:cs="Cambria"/>
            </w:rPr>
          </w:rPrChange>
        </w:rPr>
        <w:t>a</w:t>
      </w:r>
      <w:r w:rsidRPr="298E7E0D" w:rsidR="5A6033F1">
        <w:rPr>
          <w:rPrChange w:author="Nooijen,Art A.T.G." w:date="2023-11-22T10:46:04.362Z" w:id="1592175057">
            <w:rPr>
              <w:rFonts w:eastAsia="Cambria" w:cs="Cambria"/>
            </w:rPr>
          </w:rPrChange>
        </w:rPr>
        <w:t>nd</w:t>
      </w:r>
      <w:r w:rsidRPr="298E7E0D" w:rsidR="5A6033F1">
        <w:rPr>
          <w:rPrChange w:author="Nooijen,Art A.T.G." w:date="2023-11-22T10:46:04.362Z" w:id="759386901">
            <w:rPr>
              <w:rFonts w:eastAsia="Cambria" w:cs="Cambria"/>
            </w:rPr>
          </w:rPrChange>
        </w:rPr>
        <w:t xml:space="preserve"> Engagement</w:t>
      </w:r>
    </w:p>
    <w:p w:rsidR="7E52F142" w:rsidP="298E7E0D" w:rsidRDefault="7E52F142" w14:paraId="7C3D280A" w14:textId="7C0371DD">
      <w:pPr>
        <w:pStyle w:val="Normal"/>
        <w:rPr>
          <w:rFonts w:eastAsia="Cambria" w:cs="Cambria"/>
        </w:rPr>
      </w:pPr>
      <w:r w:rsidRPr="298E7E0D" w:rsidR="63AE3CC2">
        <w:rPr>
          <w:rFonts w:eastAsia="Cambria" w:cs="Cambria"/>
        </w:rPr>
        <w:t>Kleuren: Gaven sommige gebruikers het gevoel dat ze op een tropische website waren.</w:t>
      </w:r>
    </w:p>
    <w:p w:rsidR="7E52F142" w:rsidP="298E7E0D" w:rsidRDefault="7E52F142" w14:paraId="05AFBBD3" w14:textId="059DBBF6">
      <w:pPr>
        <w:pStyle w:val="Normal"/>
      </w:pPr>
      <w:r w:rsidRPr="298E7E0D" w:rsidR="63AE3CC2">
        <w:rPr>
          <w:rFonts w:eastAsia="Cambria" w:cs="Cambria"/>
        </w:rPr>
        <w:t>Bereidheid om de Test opnieuw te doen of opnieuw te gebruiken: Velen gaven aan bereid te zijn de test opnieuw te doen of de website opnieuw te gebruiken, wat wijst op een over het algemeen positieve betrokkenheid.</w:t>
      </w:r>
    </w:p>
    <w:p w:rsidR="7E52F142" w:rsidP="298E7E0D" w:rsidRDefault="7E52F142" w14:paraId="7A16EFBA" w14:textId="3D942B80">
      <w:pPr>
        <w:pStyle w:val="Heading3"/>
        <w:rPr>
          <w:rFonts w:eastAsia="Cambria" w:cs="Cambria"/>
        </w:rPr>
        <w:pPrChange w:author="Nooijen,Art A.T.G." w:date="2023-11-22T10:46:11.125Z">
          <w:pPr>
            <w:pStyle w:val="Normal"/>
          </w:pPr>
        </w:pPrChange>
      </w:pPr>
      <w:r w:rsidRPr="298E7E0D" w:rsidR="5A6033F1">
        <w:rPr>
          <w:rPrChange w:author="Nooijen,Art A.T.G." w:date="2023-11-22T10:46:11.124Z" w:id="2111923441">
            <w:rPr>
              <w:rFonts w:eastAsia="Cambria" w:cs="Cambria"/>
            </w:rPr>
          </w:rPrChange>
        </w:rPr>
        <w:t>Specific</w:t>
      </w:r>
      <w:r w:rsidRPr="298E7E0D" w:rsidR="5A6033F1">
        <w:rPr>
          <w:rPrChange w:author="Nooijen,Art A.T.G." w:date="2023-11-22T10:46:11.124Z" w:id="523040740">
            <w:rPr>
              <w:rFonts w:eastAsia="Cambria" w:cs="Cambria"/>
            </w:rPr>
          </w:rPrChange>
        </w:rPr>
        <w:t xml:space="preserve"> User </w:t>
      </w:r>
      <w:r w:rsidRPr="298E7E0D" w:rsidR="5A6033F1">
        <w:rPr>
          <w:rPrChange w:author="Nooijen,Art A.T.G." w:date="2023-11-22T10:46:11.124Z" w:id="1392345080">
            <w:rPr>
              <w:rFonts w:eastAsia="Cambria" w:cs="Cambria"/>
            </w:rPr>
          </w:rPrChange>
        </w:rPr>
        <w:t>Comments</w:t>
      </w:r>
    </w:p>
    <w:p w:rsidR="7E52F142" w:rsidP="298E7E0D" w:rsidRDefault="7E52F142" w14:paraId="185E3069" w14:textId="73251A69">
      <w:pPr>
        <w:pStyle w:val="Normal"/>
        <w:rPr>
          <w:rFonts w:eastAsia="Cambria" w:cs="Cambria"/>
        </w:rPr>
      </w:pPr>
      <w:r w:rsidRPr="298E7E0D" w:rsidR="045BCA2A">
        <w:rPr>
          <w:rFonts w:eastAsia="Cambria" w:cs="Cambria"/>
        </w:rPr>
        <w:t>Sommige gebruikers gaven gedetailleerde feedback, zoals problemen met het filteren van reizen, verwarring over het toevoegen van meerdere personen aan een reis, en suggesties voor het verbeteren van navigatie en lay-out.</w:t>
      </w:r>
    </w:p>
    <w:p w:rsidR="7E52F142" w:rsidP="298E7E0D" w:rsidRDefault="7E52F142" w14:paraId="49A8FDCE" w14:textId="60E4B347">
      <w:pPr>
        <w:pStyle w:val="Heading3"/>
        <w:rPr>
          <w:rFonts w:eastAsia="Cambria" w:cs="Cambria"/>
        </w:rPr>
        <w:pPrChange w:author="Nooijen,Art A.T.G." w:date="2023-11-22T10:46:14.877Z">
          <w:pPr>
            <w:pStyle w:val="Normal"/>
          </w:pPr>
        </w:pPrChange>
      </w:pPr>
      <w:r w:rsidRPr="298E7E0D" w:rsidR="5A6033F1">
        <w:rPr>
          <w:rPrChange w:author="Nooijen,Art A.T.G." w:date="2023-11-22T10:46:14.875Z" w:id="143206624">
            <w:rPr>
              <w:rFonts w:eastAsia="Cambria" w:cs="Cambria"/>
            </w:rPr>
          </w:rPrChange>
        </w:rPr>
        <w:t>Conclusion</w:t>
      </w:r>
    </w:p>
    <w:p w:rsidR="7E52F142" w:rsidP="298E7E0D" w:rsidRDefault="7E52F142" w14:paraId="7CDDDA3F" w14:textId="0B6102EF">
      <w:pPr>
        <w:pStyle w:val="Normal"/>
        <w:rPr>
          <w:rFonts w:eastAsia="Cambria" w:cs="Cambria"/>
        </w:rPr>
      </w:pPr>
      <w:r w:rsidRPr="298E7E0D" w:rsidR="1A7F55A0">
        <w:rPr>
          <w:rFonts w:eastAsia="Cambria" w:cs="Cambria"/>
        </w:rPr>
        <w:t>De feedback op TravelXPToday onthult overwegend een positieve algemene perceptie, vooral wat betreft thematisch ontwerp en gebruikersbetrokkenheid. Desalniettemin vereisen specifieke gebieden verbetering om de algehele gebruikerservaring te versterken:</w:t>
      </w:r>
    </w:p>
    <w:p w:rsidR="7E52F142" w:rsidP="298E7E0D" w:rsidRDefault="7E52F142" w14:paraId="7C43A39B" w14:textId="61B0F1F2">
      <w:pPr>
        <w:pStyle w:val="Normal"/>
        <w:rPr>
          <w:rFonts w:eastAsia="Cambria" w:cs="Cambria"/>
        </w:rPr>
      </w:pPr>
    </w:p>
    <w:p w:rsidR="7E52F142" w:rsidP="298E7E0D" w:rsidRDefault="7E52F142" w14:paraId="79794AC5" w14:textId="2593B089">
      <w:pPr>
        <w:pStyle w:val="Normal"/>
        <w:rPr>
          <w:rFonts w:eastAsia="Cambria" w:cs="Cambria"/>
          <w:b w:val="1"/>
          <w:bCs w:val="1"/>
        </w:rPr>
      </w:pPr>
      <w:r w:rsidRPr="298E7E0D" w:rsidR="1A7F55A0">
        <w:rPr>
          <w:rFonts w:eastAsia="Cambria" w:cs="Cambria"/>
          <w:b w:val="1"/>
          <w:bCs w:val="1"/>
        </w:rPr>
        <w:t>Problemen met de lay-out en navigatie op mobiele apparaten</w:t>
      </w:r>
    </w:p>
    <w:p w:rsidR="7E52F142" w:rsidP="298E7E0D" w:rsidRDefault="7E52F142" w14:paraId="6859BB74" w14:textId="6047C790">
      <w:pPr>
        <w:pStyle w:val="Normal"/>
        <w:ind w:left="720"/>
        <w:rPr>
          <w:rFonts w:eastAsia="Cambria" w:cs="Cambria"/>
        </w:rPr>
      </w:pPr>
      <w:r w:rsidRPr="298E7E0D" w:rsidR="1A7F55A0">
        <w:rPr>
          <w:rFonts w:eastAsia="Cambria" w:cs="Cambria"/>
        </w:rPr>
        <w:t>Geval: Diverse gebruikers meldden moeilijkheden bij het navigeren op de website op mobiele apparaten, waarbij met name het ontbreken van een duidelijke aanmeldknop en verwarring over de lay-out werden genoemd.</w:t>
      </w:r>
    </w:p>
    <w:p w:rsidR="7E52F142" w:rsidP="298E7E0D" w:rsidRDefault="7E52F142" w14:paraId="402D0810" w14:textId="5D0372F5">
      <w:pPr>
        <w:pStyle w:val="Normal"/>
        <w:ind w:left="720"/>
      </w:pPr>
      <w:r w:rsidRPr="298E7E0D" w:rsidR="1A7F55A0">
        <w:rPr>
          <w:rFonts w:eastAsia="Cambria" w:cs="Cambria"/>
        </w:rPr>
        <w:t xml:space="preserve"> </w:t>
      </w:r>
    </w:p>
    <w:p w:rsidR="7E52F142" w:rsidP="298E7E0D" w:rsidRDefault="7E52F142" w14:paraId="54069BC5" w14:textId="356EADE2">
      <w:pPr>
        <w:pStyle w:val="Normal"/>
        <w:ind w:left="720"/>
      </w:pPr>
      <w:r w:rsidRPr="298E7E0D" w:rsidR="1A7F55A0">
        <w:rPr>
          <w:rFonts w:eastAsia="Cambria" w:cs="Cambria"/>
        </w:rPr>
        <w:t>Oplossing: Optimaliseer de mobiele versie van de website voor eenvoudiger navigeren. Dit kan onder meer een prominentere aanmeldknop en een vereenvoudigde menustructuur omvatten.</w:t>
      </w:r>
    </w:p>
    <w:p w:rsidR="7E52F142" w:rsidP="298E7E0D" w:rsidRDefault="7E52F142" w14:paraId="10C207D6" w14:textId="1C64FF59">
      <w:pPr>
        <w:pStyle w:val="Normal"/>
        <w:rPr>
          <w:rFonts w:eastAsia="Cambria" w:cs="Cambria"/>
          <w:b w:val="1"/>
          <w:bCs w:val="1"/>
        </w:rPr>
      </w:pPr>
      <w:r w:rsidRPr="298E7E0D" w:rsidR="1A7F55A0">
        <w:rPr>
          <w:rFonts w:eastAsia="Cambria" w:cs="Cambria"/>
          <w:b w:val="1"/>
          <w:bCs w:val="1"/>
        </w:rPr>
        <w:t>Duidelijkheid bij het maken en beheren van reizen</w:t>
      </w:r>
    </w:p>
    <w:p w:rsidR="7E52F142" w:rsidP="298E7E0D" w:rsidRDefault="7E52F142" w14:paraId="1B1B466C" w14:textId="051DDC70">
      <w:pPr>
        <w:pStyle w:val="Normal"/>
        <w:ind w:left="720"/>
      </w:pPr>
      <w:r w:rsidRPr="298E7E0D" w:rsidR="1A7F55A0">
        <w:rPr>
          <w:rFonts w:eastAsia="Cambria" w:cs="Cambria"/>
        </w:rPr>
        <w:t>Geval: Gebruikers gaven aan in de war te zijn over het toevoegen van meerdere personen aan een reis en het beheren van nieuwe reizen.</w:t>
      </w:r>
    </w:p>
    <w:p w:rsidR="7E52F142" w:rsidP="298E7E0D" w:rsidRDefault="7E52F142" w14:paraId="6BA7348A" w14:textId="2AFF897D">
      <w:pPr>
        <w:pStyle w:val="Normal"/>
        <w:ind w:left="720"/>
      </w:pPr>
      <w:r w:rsidRPr="298E7E0D" w:rsidR="1A7F55A0">
        <w:rPr>
          <w:rFonts w:eastAsia="Cambria" w:cs="Cambria"/>
        </w:rPr>
        <w:t xml:space="preserve"> </w:t>
      </w:r>
    </w:p>
    <w:p w:rsidR="7E52F142" w:rsidP="298E7E0D" w:rsidRDefault="7E52F142" w14:paraId="4DAA26E4" w14:textId="4797D2FA">
      <w:pPr>
        <w:pStyle w:val="Normal"/>
        <w:ind w:left="720"/>
      </w:pPr>
      <w:r w:rsidRPr="298E7E0D" w:rsidR="1A7F55A0">
        <w:rPr>
          <w:rFonts w:eastAsia="Cambria" w:cs="Cambria"/>
        </w:rPr>
        <w:t>Oplossing: Herontwerp de interface voor het maken van reizen voor intuïtief gebruik. Dit kan duidelijke instructies omvatten voor het toevoegen van meerdere deelnemers en een eenvoudigere aanpak voor het organiseren en openen van nieuwe reizen.</w:t>
      </w:r>
    </w:p>
    <w:p w:rsidR="7E52F142" w:rsidP="298E7E0D" w:rsidRDefault="7E52F142" w14:paraId="23BCFC84" w14:textId="6A119DF5">
      <w:pPr>
        <w:pStyle w:val="Normal"/>
        <w:rPr>
          <w:rFonts w:eastAsia="Cambria" w:cs="Cambria"/>
          <w:b w:val="1"/>
          <w:bCs w:val="1"/>
        </w:rPr>
      </w:pPr>
      <w:r w:rsidRPr="298E7E0D" w:rsidR="1A7F55A0">
        <w:rPr>
          <w:rFonts w:eastAsia="Cambria" w:cs="Cambria"/>
          <w:b w:val="1"/>
          <w:bCs w:val="1"/>
        </w:rPr>
        <w:t>Verbetering van duidelijkheid van symbolen en knoppen</w:t>
      </w:r>
    </w:p>
    <w:p w:rsidR="7E52F142" w:rsidP="298E7E0D" w:rsidRDefault="7E52F142" w14:paraId="76EA04EE" w14:textId="43A95CDD">
      <w:pPr>
        <w:pStyle w:val="Normal"/>
        <w:ind w:firstLine="720"/>
        <w:rPr>
          <w:rFonts w:eastAsia="Cambria" w:cs="Cambria"/>
        </w:rPr>
      </w:pPr>
      <w:r w:rsidRPr="298E7E0D" w:rsidR="1A7F55A0">
        <w:rPr>
          <w:rFonts w:eastAsia="Cambria" w:cs="Cambria"/>
        </w:rPr>
        <w:t xml:space="preserve">Geval: Sommige symbolen, zoals de knop voor het maken van een nieuwe reis, waren niet onmiddellijk duidelijk voor gebruikers. </w:t>
      </w:r>
    </w:p>
    <w:p w:rsidR="7E52F142" w:rsidP="298E7E0D" w:rsidRDefault="7E52F142" w14:paraId="0ECF02E2" w14:textId="0685CC37">
      <w:pPr>
        <w:pStyle w:val="Normal"/>
        <w:ind w:firstLine="720"/>
        <w:rPr>
          <w:rFonts w:eastAsia="Cambria" w:cs="Cambria"/>
        </w:rPr>
      </w:pPr>
      <w:r w:rsidRPr="298E7E0D" w:rsidR="1A7F55A0">
        <w:rPr>
          <w:rFonts w:eastAsia="Cambria" w:cs="Cambria"/>
        </w:rPr>
        <w:t xml:space="preserve">Oplossing: Verduidelijk symbolen zodat het voor iedereen begrepen kan worden en niet alleen voor degene die ervaring hebben met </w:t>
      </w:r>
      <w:r w:rsidRPr="298E7E0D" w:rsidR="1A7F55A0">
        <w:rPr>
          <w:rFonts w:eastAsia="Cambria" w:cs="Cambria"/>
        </w:rPr>
        <w:t>techinsche</w:t>
      </w:r>
      <w:r w:rsidRPr="298E7E0D" w:rsidR="1A7F55A0">
        <w:rPr>
          <w:rFonts w:eastAsia="Cambria" w:cs="Cambria"/>
        </w:rPr>
        <w:t xml:space="preserve"> aspecten.</w:t>
      </w:r>
    </w:p>
    <w:p w:rsidRPr="004D51E9" w:rsidR="00F970B0" w:rsidP="298E7E0D" w:rsidRDefault="00F970B0" w14:paraId="24357153" w14:textId="18A9B493">
      <w:pPr>
        <w:pStyle w:val="Normal"/>
        <w:ind w:firstLine="720"/>
      </w:pPr>
      <w:r w:rsidR="45E5769C">
        <w:drawing>
          <wp:inline wp14:editId="728A2B44" wp14:anchorId="68DD13AE">
            <wp:extent cx="4572000" cy="4343400"/>
            <wp:effectExtent l="0" t="0" r="0" b="0"/>
            <wp:docPr id="1735215102" name="" title=""/>
            <wp:cNvGraphicFramePr>
              <a:graphicFrameLocks noChangeAspect="1"/>
            </wp:cNvGraphicFramePr>
            <a:graphic>
              <a:graphicData uri="http://schemas.openxmlformats.org/drawingml/2006/picture">
                <pic:pic>
                  <pic:nvPicPr>
                    <pic:cNvPr id="0" name=""/>
                    <pic:cNvPicPr/>
                  </pic:nvPicPr>
                  <pic:blipFill>
                    <a:blip r:embed="R0c639ae0953448bf">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w:rsidRPr="004D51E9" w:rsidR="00F970B0" w:rsidP="298E7E0D" w:rsidRDefault="00F970B0" w14:paraId="3BF908B3" w14:textId="75B3EB45">
      <w:pPr>
        <w:pStyle w:val="Normal"/>
        <w:ind w:firstLine="720"/>
      </w:pPr>
      <w:r w:rsidR="45E5769C">
        <w:rPr/>
        <w:t>Foto ter illustratie van de enquete.</w:t>
      </w:r>
    </w:p>
    <w:p w:rsidRPr="004D51E9" w:rsidR="00F970B0" w:rsidP="298E7E0D" w:rsidRDefault="00F970B0" w14:paraId="59BE78F4" w14:textId="5DE0DACA">
      <w:pPr>
        <w:pStyle w:val="Normal"/>
        <w:ind w:firstLine="720"/>
      </w:pPr>
    </w:p>
    <w:p w:rsidRPr="004D51E9" w:rsidR="00F970B0" w:rsidP="298E7E0D" w:rsidRDefault="00F970B0" w14:paraId="78A620C4" w14:textId="144C6F56">
      <w:pPr>
        <w:pStyle w:val="Normal"/>
        <w:ind w:firstLine="720"/>
      </w:pPr>
      <w:r w:rsidR="45E5769C">
        <w:rPr/>
        <w:t>Hieronder alle resultaten van de enquete.</w:t>
      </w:r>
    </w:p>
    <w:p w:rsidRPr="004D51E9" w:rsidR="00F970B0" w:rsidP="298E7E0D" w:rsidRDefault="00F970B0" w14:paraId="4F9F90B9" w14:textId="57A425C9">
      <w:pPr>
        <w:pStyle w:val="Normal"/>
        <w:ind w:firstLine="720"/>
      </w:pPr>
      <w:r w:rsidR="45E5769C">
        <w:drawing>
          <wp:inline wp14:editId="0FE80AA6" wp14:anchorId="7D04F701">
            <wp:extent cx="4572000" cy="2828925"/>
            <wp:effectExtent l="0" t="0" r="0" b="0"/>
            <wp:docPr id="776795850" name="" title=""/>
            <wp:cNvGraphicFramePr>
              <a:graphicFrameLocks noChangeAspect="1"/>
            </wp:cNvGraphicFramePr>
            <a:graphic>
              <a:graphicData uri="http://schemas.openxmlformats.org/drawingml/2006/picture">
                <pic:pic>
                  <pic:nvPicPr>
                    <pic:cNvPr id="0" name=""/>
                    <pic:cNvPicPr/>
                  </pic:nvPicPr>
                  <pic:blipFill>
                    <a:blip r:embed="Ra00ed74af84049fb">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Pr="004D51E9" w:rsidR="00F970B0" w:rsidP="298E7E0D" w:rsidRDefault="00F970B0" w14:paraId="5F0418D9" w14:textId="3A6DBEB8">
      <w:pPr>
        <w:pStyle w:val="Normal"/>
        <w:ind w:firstLine="720"/>
      </w:pPr>
      <w:r w:rsidR="45E5769C">
        <w:drawing>
          <wp:inline wp14:editId="241D7987" wp14:anchorId="2ADEA2A8">
            <wp:extent cx="4572000" cy="2828925"/>
            <wp:effectExtent l="0" t="0" r="0" b="0"/>
            <wp:docPr id="771052966" name="" title=""/>
            <wp:cNvGraphicFramePr>
              <a:graphicFrameLocks noChangeAspect="1"/>
            </wp:cNvGraphicFramePr>
            <a:graphic>
              <a:graphicData uri="http://schemas.openxmlformats.org/drawingml/2006/picture">
                <pic:pic>
                  <pic:nvPicPr>
                    <pic:cNvPr id="0" name=""/>
                    <pic:cNvPicPr/>
                  </pic:nvPicPr>
                  <pic:blipFill>
                    <a:blip r:embed="R4c60e29705de4457">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Pr="004D51E9" w:rsidR="00F970B0" w:rsidP="298E7E0D" w:rsidRDefault="00F970B0" w14:paraId="50118A31" w14:textId="2B58EE01">
      <w:pPr>
        <w:pStyle w:val="Normal"/>
        <w:ind w:firstLine="720"/>
      </w:pPr>
      <w:r w:rsidR="45E5769C">
        <w:drawing>
          <wp:inline wp14:editId="6F1BE90E" wp14:anchorId="22E93442">
            <wp:extent cx="4572000" cy="2828925"/>
            <wp:effectExtent l="0" t="0" r="0" b="0"/>
            <wp:docPr id="618913300" name="" title=""/>
            <wp:cNvGraphicFramePr>
              <a:graphicFrameLocks noChangeAspect="1"/>
            </wp:cNvGraphicFramePr>
            <a:graphic>
              <a:graphicData uri="http://schemas.openxmlformats.org/drawingml/2006/picture">
                <pic:pic>
                  <pic:nvPicPr>
                    <pic:cNvPr id="0" name=""/>
                    <pic:cNvPicPr/>
                  </pic:nvPicPr>
                  <pic:blipFill>
                    <a:blip r:embed="R8e5c3b6afed54b75">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Pr="004D51E9" w:rsidR="00F970B0" w:rsidP="298E7E0D" w:rsidRDefault="00F970B0" w14:paraId="3117EF98" w14:textId="13118662">
      <w:pPr>
        <w:pStyle w:val="Normal"/>
        <w:ind w:firstLine="720"/>
      </w:pPr>
    </w:p>
    <w:p w:rsidRPr="004D51E9" w:rsidR="00F970B0" w:rsidP="298E7E0D" w:rsidRDefault="00F970B0" w14:paraId="031F2031" w14:textId="3C556E9B">
      <w:pPr>
        <w:pStyle w:val="Normal"/>
        <w:ind w:firstLine="720"/>
        <w:rPr>
          <w:rFonts w:eastAsia="Cambria" w:cs="Cambria"/>
        </w:rPr>
      </w:pPr>
      <w:r w:rsidRPr="298E7E0D" w:rsidR="6E5CB7FE">
        <w:rPr>
          <w:rFonts w:eastAsia="Cambria" w:cs="Cambria"/>
        </w:rPr>
        <w:t xml:space="preserve"> </w:t>
      </w:r>
    </w:p>
    <w:p w:rsidRPr="004D51E9" w:rsidR="00F970B0" w:rsidP="519B1739" w:rsidRDefault="00F970B0" w14:paraId="50A11BE6" w14:textId="746F148E">
      <w:pPr/>
      <w:r>
        <w:br w:type="page"/>
      </w:r>
    </w:p>
    <w:p w:rsidRPr="004D51E9" w:rsidR="00F970B0" w:rsidP="298E7E0D" w:rsidRDefault="00F970B0" w14:paraId="50A58C2B" w14:textId="6C48226D">
      <w:pPr>
        <w:pStyle w:val="Normal"/>
      </w:pPr>
      <w:r w:rsidR="5A9FA9DB">
        <w:drawing>
          <wp:inline wp14:editId="4051CDEE" wp14:anchorId="36544BD4">
            <wp:extent cx="4572000" cy="2171700"/>
            <wp:effectExtent l="0" t="0" r="0" b="0"/>
            <wp:docPr id="1689104284" name="" descr="Forms response chart. Question title: Is the layout of the website clear on first glance?. Number of responses: 7 responses." title=""/>
            <wp:cNvGraphicFramePr>
              <a:graphicFrameLocks noChangeAspect="1"/>
            </wp:cNvGraphicFramePr>
            <a:graphic>
              <a:graphicData uri="http://schemas.openxmlformats.org/drawingml/2006/picture">
                <pic:pic>
                  <pic:nvPicPr>
                    <pic:cNvPr id="0" name=""/>
                    <pic:cNvPicPr/>
                  </pic:nvPicPr>
                  <pic:blipFill>
                    <a:blip r:embed="Rf971b4549d604bef">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rsidR="7DC33D44">
        <w:drawing>
          <wp:inline wp14:editId="4477EEDF" wp14:anchorId="064771C2">
            <wp:extent cx="4572000" cy="2171700"/>
            <wp:effectExtent l="0" t="0" r="0" b="0"/>
            <wp:docPr id="816858926" name="" descr="Forms response chart. Question title: What was your experience of navigating through the website using the journeys page?. Number of responses: 7 responses." title=""/>
            <wp:cNvGraphicFramePr>
              <a:graphicFrameLocks noChangeAspect="1"/>
            </wp:cNvGraphicFramePr>
            <a:graphic>
              <a:graphicData uri="http://schemas.openxmlformats.org/drawingml/2006/picture">
                <pic:pic>
                  <pic:nvPicPr>
                    <pic:cNvPr id="0" name=""/>
                    <pic:cNvPicPr/>
                  </pic:nvPicPr>
                  <pic:blipFill>
                    <a:blip r:embed="R5783dd1a3ae341cd">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rsidR="7DC33D44">
        <w:drawing>
          <wp:inline wp14:editId="3FCABCD7" wp14:anchorId="71B64921">
            <wp:extent cx="4572000" cy="2171700"/>
            <wp:effectExtent l="0" t="0" r="0" b="0"/>
            <wp:docPr id="397110631" name="" descr="Forms response chart. Question title: What was your experience of navigating through the website using the daily moments page?&#10;. Number of responses: 7 responses." title=""/>
            <wp:cNvGraphicFramePr>
              <a:graphicFrameLocks noChangeAspect="1"/>
            </wp:cNvGraphicFramePr>
            <a:graphic>
              <a:graphicData uri="http://schemas.openxmlformats.org/drawingml/2006/picture">
                <pic:pic>
                  <pic:nvPicPr>
                    <pic:cNvPr id="0" name=""/>
                    <pic:cNvPicPr/>
                  </pic:nvPicPr>
                  <pic:blipFill>
                    <a:blip r:embed="R2c6b081d620f410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Pr="00381BF8" w:rsidR="00381BF8" w:rsidP="519B1739" w:rsidRDefault="00381BF8" w14:paraId="39830DC2" w14:textId="77777777">
      <w:pPr>
        <w:rPr>
          <w:rFonts w:eastAsia="Cambria" w:cs="Cambria"/>
          <w:lang w:val="en-GB"/>
        </w:rPr>
      </w:pPr>
    </w:p>
    <w:p w:rsidRPr="00381BF8" w:rsidR="00381BF8" w:rsidP="519B1739" w:rsidRDefault="00381BF8" w14:paraId="76630C78" w14:textId="77777777">
      <w:pPr>
        <w:rPr>
          <w:rFonts w:eastAsia="Cambria" w:cs="Cambria"/>
        </w:rPr>
      </w:pPr>
    </w:p>
    <w:p w:rsidR="00166B9F" w:rsidP="298E7E0D" w:rsidRDefault="00166B9F" w14:paraId="766B3AB6" w14:textId="2C664699">
      <w:pPr>
        <w:pStyle w:val="Normal"/>
      </w:pPr>
      <w:r w:rsidR="6A50FF16">
        <w:drawing>
          <wp:inline wp14:editId="2465885F" wp14:anchorId="02070626">
            <wp:extent cx="4572000" cy="2171700"/>
            <wp:effectExtent l="0" t="0" r="0" b="0"/>
            <wp:docPr id="535260081" name="" descr="Forms response chart. Question title: What was your experience of navigating through the website using the homescreen?. Number of responses: 7 responses." title=""/>
            <wp:cNvGraphicFramePr>
              <a:graphicFrameLocks noChangeAspect="1"/>
            </wp:cNvGraphicFramePr>
            <a:graphic>
              <a:graphicData uri="http://schemas.openxmlformats.org/drawingml/2006/picture">
                <pic:pic>
                  <pic:nvPicPr>
                    <pic:cNvPr id="0" name=""/>
                    <pic:cNvPicPr/>
                  </pic:nvPicPr>
                  <pic:blipFill>
                    <a:blip r:embed="Ra0a7b9c72ba244bf">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298E7E0D" w:rsidRDefault="298E7E0D" w14:paraId="6EE2CB1A" w14:textId="6E178525">
      <w:r>
        <w:br w:type="page"/>
      </w:r>
    </w:p>
    <w:p w:rsidR="003738FD" w:rsidP="519B1739" w:rsidRDefault="320DBF17" w14:paraId="14416252" w14:textId="0CE0DAA9">
      <w:pPr>
        <w:pStyle w:val="Title"/>
        <w:rPr>
          <w:rFonts w:ascii="Cambria" w:eastAsia="Cambria" w:cs="Cambria"/>
        </w:rPr>
      </w:pPr>
      <w:r>
        <w:t>Bronnen</w:t>
      </w:r>
    </w:p>
    <w:p w:rsidR="0037668C" w:rsidP="519B1739" w:rsidRDefault="6A933642" w14:paraId="30DC7615" w14:textId="0A36BFDE">
      <w:pPr>
        <w:rPr>
          <w:rFonts w:eastAsia="Cambria" w:cs="Cambria"/>
        </w:rPr>
      </w:pPr>
      <w:r w:rsidRPr="519B1739">
        <w:rPr>
          <w:rFonts w:eastAsia="Cambria" w:cs="Cambria"/>
        </w:rPr>
        <w:t>[^1]: Vogel, J. (</w:t>
      </w:r>
      <w:r w:rsidRPr="519B1739" w:rsidR="011BC72F">
        <w:rPr>
          <w:rFonts w:eastAsia="Cambria" w:cs="Cambria"/>
        </w:rPr>
        <w:t>Z.D.</w:t>
      </w:r>
      <w:r w:rsidRPr="519B1739">
        <w:rPr>
          <w:rFonts w:eastAsia="Cambria" w:cs="Cambria"/>
        </w:rPr>
        <w:t xml:space="preserve">). ICT Research Methods — Methods Pack for Research in ICT. ICT Research Methods. Geraadpleegd op 8 november 2023, van </w:t>
      </w:r>
      <w:hyperlink r:id="rId27">
        <w:r w:rsidRPr="519B1739">
          <w:rPr>
            <w:rStyle w:val="Hyperlink"/>
            <w:rFonts w:eastAsia="Cambria" w:cs="Cambria"/>
            <w:i/>
            <w:iCs/>
          </w:rPr>
          <w:t>https://ictresearchmethods.nl/dot-framework/</w:t>
        </w:r>
      </w:hyperlink>
      <w:r w:rsidRPr="519B1739">
        <w:rPr>
          <w:rFonts w:eastAsia="Cambria" w:cs="Cambria"/>
        </w:rPr>
        <w:t> </w:t>
      </w:r>
    </w:p>
    <w:p w:rsidR="0037668C" w:rsidP="519B1739" w:rsidRDefault="0037668C" w14:paraId="6897406B" w14:textId="77777777">
      <w:pPr>
        <w:rPr>
          <w:rFonts w:eastAsia="Cambria" w:cs="Cambria"/>
          <w:lang w:val="en-GB"/>
        </w:rPr>
      </w:pPr>
    </w:p>
    <w:p w:rsidR="00166B9F" w:rsidP="519B1739" w:rsidRDefault="320DBF17" w14:paraId="330BBAE5" w14:textId="70EE6CEA">
      <w:pPr>
        <w:rPr>
          <w:rStyle w:val="Hyperlink"/>
          <w:rFonts w:eastAsia="Cambria" w:cs="Cambria"/>
          <w:lang w:val="en-GB"/>
        </w:rPr>
      </w:pPr>
      <w:r w:rsidRPr="62859E04" w:rsidR="320DBF17">
        <w:rPr>
          <w:rFonts w:eastAsia="Cambria" w:cs="Cambria"/>
          <w:i w:val="1"/>
          <w:iCs w:val="1"/>
        </w:rPr>
        <w:t>[</w:t>
      </w:r>
      <w:r w:rsidRPr="62859E04" w:rsidR="3B2FB9C1">
        <w:rPr>
          <w:rFonts w:eastAsia="Cambria" w:cs="Cambria"/>
          <w:i w:val="1"/>
          <w:iCs w:val="1"/>
        </w:rPr>
        <w:t>^</w:t>
      </w:r>
      <w:r w:rsidRPr="62859E04" w:rsidR="320DBF17">
        <w:rPr>
          <w:rFonts w:eastAsia="Cambria" w:cs="Cambria"/>
          <w:i w:val="1"/>
          <w:iCs w:val="1"/>
        </w:rPr>
        <w:t>2]</w:t>
      </w:r>
      <w:r w:rsidRPr="62859E04" w:rsidR="3B2FB9C1">
        <w:rPr>
          <w:rFonts w:eastAsia="Cambria" w:cs="Cambria"/>
          <w:i w:val="1"/>
          <w:iCs w:val="1"/>
        </w:rPr>
        <w:t xml:space="preserve">: </w:t>
      </w:r>
      <w:r w:rsidRPr="62859E04" w:rsidR="320DBF17">
        <w:rPr>
          <w:rFonts w:eastAsia="Cambria" w:cs="Cambria"/>
          <w:i w:val="1"/>
          <w:iCs w:val="1"/>
        </w:rPr>
        <w:t xml:space="preserve">Persona-onderzoek | Ontdek je doelgroep met </w:t>
      </w:r>
      <w:r w:rsidRPr="62859E04" w:rsidR="320DBF17">
        <w:rPr>
          <w:rFonts w:eastAsia="Cambria" w:cs="Cambria"/>
          <w:i w:val="1"/>
          <w:iCs w:val="1"/>
        </w:rPr>
        <w:t>YourUX</w:t>
      </w:r>
      <w:r w:rsidRPr="62859E04" w:rsidR="320DBF17">
        <w:rPr>
          <w:rFonts w:eastAsia="Cambria" w:cs="Cambria"/>
          <w:i w:val="1"/>
          <w:iCs w:val="1"/>
        </w:rPr>
        <w:t xml:space="preserve"> | Gedetailleerde </w:t>
      </w:r>
      <w:r w:rsidRPr="62859E04" w:rsidR="320DBF17">
        <w:rPr>
          <w:rFonts w:eastAsia="Cambria" w:cs="Cambria"/>
          <w:i w:val="1"/>
          <w:iCs w:val="1"/>
        </w:rPr>
        <w:t>personas</w:t>
      </w:r>
      <w:r w:rsidRPr="62859E04" w:rsidR="320DBF17">
        <w:rPr>
          <w:rFonts w:eastAsia="Cambria" w:cs="Cambria"/>
          <w:i w:val="1"/>
          <w:iCs w:val="1"/>
        </w:rPr>
        <w:t xml:space="preserve"> voor verbeterde gebruikerservaring | </w:t>
      </w:r>
      <w:r w:rsidRPr="62859E04" w:rsidR="320DBF17">
        <w:rPr>
          <w:rFonts w:eastAsia="Cambria" w:cs="Cambria"/>
          <w:i w:val="1"/>
          <w:iCs w:val="1"/>
        </w:rPr>
        <w:t>yourUX</w:t>
      </w:r>
      <w:r w:rsidRPr="62859E04" w:rsidR="320DBF17">
        <w:rPr>
          <w:rFonts w:eastAsia="Cambria" w:cs="Cambria"/>
        </w:rPr>
        <w:t>. (</w:t>
      </w:r>
      <w:r w:rsidRPr="62859E04" w:rsidR="320DBF17">
        <w:rPr>
          <w:rFonts w:eastAsia="Cambria" w:cs="Cambria"/>
        </w:rPr>
        <w:t>z.d.</w:t>
      </w:r>
      <w:r w:rsidRPr="62859E04" w:rsidR="320DBF17">
        <w:rPr>
          <w:rFonts w:eastAsia="Cambria" w:cs="Cambria"/>
        </w:rPr>
        <w:t xml:space="preserve">). </w:t>
      </w:r>
      <w:bookmarkStart w:name="_Int_DZSHM9pZ" w:id="533491964"/>
      <w:r w:rsidRPr="62859E04" w:rsidR="320DBF17">
        <w:rPr>
          <w:rFonts w:eastAsia="Cambria" w:cs="Cambria"/>
        </w:rPr>
        <w:t>www.yourux.nl</w:t>
      </w:r>
      <w:bookmarkEnd w:id="533491964"/>
      <w:r w:rsidRPr="62859E04" w:rsidR="320DBF17">
        <w:rPr>
          <w:rFonts w:eastAsia="Cambria" w:cs="Cambria"/>
        </w:rPr>
        <w:t xml:space="preserve">. Geraadpleegd op 15 november 2023, van </w:t>
      </w:r>
      <w:hyperlink r:id="R11b50597a6bf4941">
        <w:r w:rsidRPr="62859E04" w:rsidR="6A933642">
          <w:rPr>
            <w:rStyle w:val="Hyperlink"/>
            <w:rFonts w:eastAsia="Cambria" w:cs="Cambria"/>
          </w:rPr>
          <w:t>https://www.yourux.nl/ux-research/persona-onderzoek</w:t>
        </w:r>
      </w:hyperlink>
    </w:p>
    <w:p w:rsidR="00DF49FE" w:rsidP="519B1739" w:rsidRDefault="00DF49FE" w14:paraId="2D2595E9" w14:textId="468B1403">
      <w:pPr>
        <w:rPr>
          <w:rStyle w:val="Hyperlink"/>
          <w:rFonts w:eastAsia="Cambria" w:cs="Cambria"/>
          <w:lang w:val="en-GB"/>
        </w:rPr>
      </w:pPr>
    </w:p>
    <w:p w:rsidRPr="00DF49FE" w:rsidR="00DF49FE" w:rsidP="519B1739" w:rsidRDefault="42A3E28F" w14:paraId="3EC5C420" w14:textId="710452F0">
      <w:pPr>
        <w:rPr>
          <w:rFonts w:eastAsia="Cambria" w:cs="Cambria"/>
          <w:lang w:val="en-GB"/>
        </w:rPr>
      </w:pPr>
      <w:r w:rsidRPr="62859E04" w:rsidR="42A3E28F">
        <w:rPr>
          <w:rFonts w:eastAsia="Cambria" w:cs="Cambria"/>
        </w:rPr>
        <w:t>[^3</w:t>
      </w:r>
      <w:r w:rsidRPr="62859E04" w:rsidR="2DE3BA2D">
        <w:rPr>
          <w:rFonts w:eastAsia="Cambria" w:cs="Cambria"/>
        </w:rPr>
        <w:t xml:space="preserve">]: </w:t>
      </w:r>
      <w:r w:rsidRPr="62859E04" w:rsidR="44B038FD">
        <w:rPr>
          <w:rFonts w:eastAsia="Cambria" w:cs="Cambria"/>
        </w:rPr>
        <w:t>Goldstein</w:t>
      </w:r>
      <w:r w:rsidRPr="62859E04" w:rsidR="44B038FD">
        <w:rPr>
          <w:rFonts w:eastAsia="Cambria" w:cs="Cambria"/>
        </w:rPr>
        <w:t>, K. (</w:t>
      </w:r>
      <w:r w:rsidRPr="62859E04" w:rsidR="44B038FD">
        <w:rPr>
          <w:rFonts w:eastAsia="Cambria" w:cs="Cambria"/>
        </w:rPr>
        <w:t>z.d.</w:t>
      </w:r>
      <w:r w:rsidRPr="62859E04" w:rsidR="44B038FD">
        <w:rPr>
          <w:rFonts w:eastAsia="Cambria" w:cs="Cambria"/>
        </w:rPr>
        <w:t xml:space="preserve">). </w:t>
      </w:r>
      <w:r w:rsidRPr="62859E04" w:rsidR="44B038FD">
        <w:rPr>
          <w:rFonts w:eastAsia="Cambria" w:cs="Cambria"/>
          <w:i w:val="1"/>
          <w:iCs w:val="1"/>
        </w:rPr>
        <w:t xml:space="preserve">User </w:t>
      </w:r>
      <w:r w:rsidRPr="62859E04" w:rsidR="44B038FD">
        <w:rPr>
          <w:rFonts w:eastAsia="Cambria" w:cs="Cambria"/>
          <w:i w:val="1"/>
          <w:iCs w:val="1"/>
        </w:rPr>
        <w:t>personas</w:t>
      </w:r>
      <w:r w:rsidRPr="62859E04" w:rsidR="44B038FD">
        <w:rPr>
          <w:rFonts w:eastAsia="Cambria" w:cs="Cambria"/>
          <w:i w:val="1"/>
          <w:iCs w:val="1"/>
        </w:rPr>
        <w:t xml:space="preserve">: </w:t>
      </w:r>
      <w:r w:rsidRPr="62859E04" w:rsidR="44B038FD">
        <w:rPr>
          <w:rFonts w:eastAsia="Cambria" w:cs="Cambria"/>
          <w:i w:val="1"/>
          <w:iCs w:val="1"/>
        </w:rPr>
        <w:t>What</w:t>
      </w:r>
      <w:r w:rsidRPr="62859E04" w:rsidR="44B038FD">
        <w:rPr>
          <w:rFonts w:eastAsia="Cambria" w:cs="Cambria"/>
          <w:i w:val="1"/>
          <w:iCs w:val="1"/>
        </w:rPr>
        <w:t xml:space="preserve"> are </w:t>
      </w:r>
      <w:r w:rsidRPr="62859E04" w:rsidR="44B038FD">
        <w:rPr>
          <w:rFonts w:eastAsia="Cambria" w:cs="Cambria"/>
          <w:i w:val="1"/>
          <w:iCs w:val="1"/>
        </w:rPr>
        <w:t>they</w:t>
      </w:r>
      <w:r w:rsidRPr="62859E04" w:rsidR="44B038FD">
        <w:rPr>
          <w:rFonts w:eastAsia="Cambria" w:cs="Cambria"/>
          <w:i w:val="1"/>
          <w:iCs w:val="1"/>
        </w:rPr>
        <w:t xml:space="preserve"> </w:t>
      </w:r>
      <w:r w:rsidRPr="62859E04" w:rsidR="44B038FD">
        <w:rPr>
          <w:rFonts w:eastAsia="Cambria" w:cs="Cambria"/>
          <w:i w:val="1"/>
          <w:iCs w:val="1"/>
        </w:rPr>
        <w:t>and</w:t>
      </w:r>
      <w:r w:rsidRPr="62859E04" w:rsidR="44B038FD">
        <w:rPr>
          <w:rFonts w:eastAsia="Cambria" w:cs="Cambria"/>
          <w:i w:val="1"/>
          <w:iCs w:val="1"/>
        </w:rPr>
        <w:t xml:space="preserve"> </w:t>
      </w:r>
      <w:r w:rsidRPr="62859E04" w:rsidR="44B038FD">
        <w:rPr>
          <w:rFonts w:eastAsia="Cambria" w:cs="Cambria"/>
          <w:i w:val="1"/>
          <w:iCs w:val="1"/>
        </w:rPr>
        <w:t>why</w:t>
      </w:r>
      <w:r w:rsidRPr="62859E04" w:rsidR="44B038FD">
        <w:rPr>
          <w:rFonts w:eastAsia="Cambria" w:cs="Cambria"/>
          <w:i w:val="1"/>
          <w:iCs w:val="1"/>
        </w:rPr>
        <w:t xml:space="preserve"> </w:t>
      </w:r>
      <w:r w:rsidRPr="62859E04" w:rsidR="44B038FD">
        <w:rPr>
          <w:rFonts w:eastAsia="Cambria" w:cs="Cambria"/>
          <w:i w:val="1"/>
          <w:iCs w:val="1"/>
        </w:rPr>
        <w:t>they</w:t>
      </w:r>
      <w:r w:rsidRPr="62859E04" w:rsidR="44B038FD">
        <w:rPr>
          <w:rFonts w:eastAsia="Cambria" w:cs="Cambria"/>
          <w:i w:val="1"/>
          <w:iCs w:val="1"/>
        </w:rPr>
        <w:t xml:space="preserve"> matter in </w:t>
      </w:r>
      <w:bookmarkStart w:name="_Int_wTStO4kY" w:id="410761410"/>
      <w:r w:rsidRPr="62859E04" w:rsidR="44B038FD">
        <w:rPr>
          <w:rFonts w:eastAsia="Cambria" w:cs="Cambria"/>
          <w:i w:val="1"/>
          <w:iCs w:val="1"/>
        </w:rPr>
        <w:t>UX design</w:t>
      </w:r>
      <w:bookmarkEnd w:id="410761410"/>
      <w:r w:rsidRPr="62859E04" w:rsidR="44B038FD">
        <w:rPr>
          <w:rFonts w:eastAsia="Cambria" w:cs="Cambria"/>
        </w:rPr>
        <w:t xml:space="preserve">. </w:t>
      </w:r>
      <w:r w:rsidRPr="62859E04" w:rsidR="44B038FD">
        <w:rPr>
          <w:rFonts w:eastAsia="Cambria" w:cs="Cambria"/>
        </w:rPr>
        <w:t>Wix</w:t>
      </w:r>
      <w:r w:rsidRPr="62859E04" w:rsidR="44B038FD">
        <w:rPr>
          <w:rFonts w:eastAsia="Cambria" w:cs="Cambria"/>
        </w:rPr>
        <w:t xml:space="preserve"> Blog. Geraadpleegd op 15 november 2023, van </w:t>
      </w:r>
      <w:hyperlink r:id="R6ebf760934914160">
        <w:r w:rsidRPr="62859E04" w:rsidR="44B038FD">
          <w:rPr>
            <w:rStyle w:val="Hyperlink"/>
            <w:rFonts w:eastAsia="Cambria" w:cs="Cambria"/>
          </w:rPr>
          <w:t>https://www.wix.com/blog/how-to-create-a-user-persona-ux</w:t>
        </w:r>
      </w:hyperlink>
    </w:p>
    <w:p w:rsidR="7E52F142" w:rsidP="519B1739" w:rsidRDefault="7E52F142" w14:paraId="5F9EAD5B" w14:textId="29875A30">
      <w:pPr>
        <w:rPr>
          <w:rFonts w:eastAsia="Cambria" w:cs="Cambria"/>
          <w:lang w:val="en-GB"/>
        </w:rPr>
      </w:pPr>
    </w:p>
    <w:p w:rsidR="7BA0AAD6" w:rsidP="519B1739" w:rsidRDefault="6C5A78B5" w14:paraId="16A48CFF" w14:textId="0E8BD0BA">
      <w:pPr>
        <w:rPr>
          <w:rFonts w:eastAsia="Cambria" w:cs="Cambria"/>
          <w:lang w:val="en-GB"/>
        </w:rPr>
      </w:pPr>
      <w:r w:rsidRPr="519B1739">
        <w:rPr>
          <w:rFonts w:eastAsia="Cambria" w:cs="Cambria"/>
        </w:rPr>
        <w:t xml:space="preserve">[^4]: Hoog. (z.d.). Why the Dutch Government Has the Best Graphic Design [Video]. YouTube. Geraadpleegd op 16 november 2023, van </w:t>
      </w:r>
      <w:hyperlink r:id="rId30">
        <w:r w:rsidRPr="519B1739">
          <w:rPr>
            <w:rStyle w:val="Hyperlink"/>
            <w:rFonts w:eastAsia="Cambria" w:cs="Cambria"/>
          </w:rPr>
          <w:t>https://www.youtube.com/watch?v=nMwUOWCnQ6Q</w:t>
        </w:r>
      </w:hyperlink>
    </w:p>
    <w:p w:rsidR="7E52F142" w:rsidP="519B1739" w:rsidRDefault="7E52F142" w14:paraId="66C4B6FE" w14:textId="69A26904">
      <w:pPr>
        <w:rPr>
          <w:rFonts w:eastAsia="Cambria" w:cs="Cambria"/>
        </w:rPr>
      </w:pPr>
      <w:r>
        <w:rPr>
          <w:noProof/>
        </w:rPr>
        <w:drawing>
          <wp:anchor distT="0" distB="0" distL="114300" distR="114300" simplePos="0" relativeHeight="251658240" behindDoc="0" locked="0" layoutInCell="1" allowOverlap="1" wp14:anchorId="6C01E077" wp14:editId="7E77375A">
            <wp:simplePos x="0" y="0"/>
            <wp:positionH relativeFrom="column">
              <wp:align>left</wp:align>
            </wp:positionH>
            <wp:positionV relativeFrom="paragraph">
              <wp:posOffset>0</wp:posOffset>
            </wp:positionV>
            <wp:extent cx="5553074" cy="3219450"/>
            <wp:effectExtent l="0" t="0" r="0" b="0"/>
            <wp:wrapSquare wrapText="bothSides"/>
            <wp:docPr id="11031515" name="Picture 11031515" title="Video titled: Why the Dutch Government Has the Best Graphic Design">
              <a:hlinkClick xmlns:a="http://schemas.openxmlformats.org/drawingml/2006/main" r:id="rId30"/>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1">
                      <a:extLst>
                        <a:ext uri="{28A0092B-C50C-407E-A947-70E740481C1C}">
                          <a14:useLocalDpi xmlns:a14="http://schemas.microsoft.com/office/drawing/2010/main" val="0"/>
                        </a:ext>
                        <a:ext uri="http://schemas.microsoft.com/office/word/2020/oembed">
                          <woe:oembed xmlns:woe="http://schemas.microsoft.com/office/word/2020/oembed" oEmbedUrl="https://www.youtube.com/watch?v=nMwUOWCnQ6Q"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7E52F142" w:rsidP="519B1739" w:rsidRDefault="7E52F142" w14:paraId="03290900" w14:textId="448D60FC">
      <w:pPr>
        <w:rPr>
          <w:rFonts w:eastAsia="Cambria" w:cs="Cambria"/>
          <w:lang w:val="en-GB"/>
        </w:rPr>
      </w:pPr>
    </w:p>
    <w:p w:rsidR="7E52F142" w:rsidP="519B1739" w:rsidRDefault="7E52F142" w14:paraId="2968A036" w14:textId="2DA75D2D">
      <w:pPr>
        <w:rPr>
          <w:rFonts w:eastAsia="Cambria" w:cs="Cambria"/>
          <w:lang w:val="en-GB"/>
        </w:rPr>
      </w:pPr>
    </w:p>
    <w:p w:rsidR="7E52F142" w:rsidP="519B1739" w:rsidRDefault="7E52F142" w14:paraId="37EEAFE5" w14:textId="5E5EFB64">
      <w:pPr>
        <w:rPr>
          <w:rFonts w:eastAsia="Cambria" w:cs="Cambria"/>
          <w:lang w:val="en-GB"/>
        </w:rPr>
      </w:pPr>
    </w:p>
    <w:p w:rsidR="00DF49FE" w:rsidP="519B1739" w:rsidRDefault="00DF49FE" w14:paraId="6AC4C961" w14:textId="2954B82B">
      <w:pPr>
        <w:rPr>
          <w:rFonts w:eastAsia="Cambria" w:cs="Cambria"/>
          <w:lang w:val="en-GB"/>
        </w:rPr>
      </w:pPr>
    </w:p>
    <w:p w:rsidRPr="00166B9F" w:rsidR="0037668C" w:rsidP="519B1739" w:rsidRDefault="0037668C" w14:paraId="751A3672" w14:textId="77777777">
      <w:pPr>
        <w:rPr>
          <w:rFonts w:eastAsia="Cambria" w:cs="Cambria"/>
          <w:lang w:val="en-GB"/>
        </w:rPr>
      </w:pPr>
    </w:p>
    <w:p w:rsidRPr="00166B9F" w:rsidR="00166B9F" w:rsidP="519B1739" w:rsidRDefault="00166B9F" w14:paraId="333B097E" w14:textId="77777777">
      <w:pPr>
        <w:rPr>
          <w:rFonts w:eastAsia="Cambria" w:cs="Cambria"/>
        </w:rPr>
      </w:pPr>
    </w:p>
    <w:p w:rsidRPr="003738FD" w:rsidR="003738FD" w:rsidP="519B1739" w:rsidRDefault="003738FD" w14:paraId="1EBBE3A4" w14:textId="42BBF390">
      <w:pPr>
        <w:rPr>
          <w:rFonts w:eastAsia="Cambria" w:cs="Cambria"/>
        </w:rPr>
      </w:pPr>
    </w:p>
    <w:p w:rsidR="00B0637D" w:rsidP="519B1739" w:rsidRDefault="00B0637D" w14:paraId="19050FB0" w14:textId="4D47A256">
      <w:pPr>
        <w:rPr>
          <w:rFonts w:eastAsia="Cambria" w:cs="Cambria"/>
        </w:rPr>
      </w:pPr>
    </w:p>
    <w:p w:rsidR="00B0637D" w:rsidP="519B1739" w:rsidRDefault="00B0637D" w14:paraId="3167609C" w14:textId="708BC0FF">
      <w:pPr>
        <w:rPr>
          <w:rFonts w:eastAsia="Cambria" w:cs="Cambria"/>
        </w:rPr>
      </w:pPr>
    </w:p>
    <w:p w:rsidR="00B0637D" w:rsidP="519B1739" w:rsidRDefault="00B0637D" w14:paraId="03675112" w14:textId="647AF1B1">
      <w:pPr>
        <w:rPr>
          <w:rFonts w:eastAsia="Cambria" w:cs="Cambria"/>
        </w:rPr>
      </w:pPr>
    </w:p>
    <w:p w:rsidR="00281BC3" w:rsidP="519B1739" w:rsidRDefault="00281BC3" w14:paraId="5E5787A5" w14:textId="7DCA5D8E">
      <w:pPr>
        <w:rPr>
          <w:rFonts w:eastAsia="Cambria" w:cs="Cambria"/>
        </w:rPr>
      </w:pPr>
    </w:p>
    <w:sectPr w:rsidR="00281BC3">
      <w:pgSz w:w="11906" w:h="16838" w:orient="portrait"/>
      <w:pgMar w:top="1440" w:right="1440" w:bottom="1440" w:left="1440" w:header="720" w:footer="720" w:gutter="0"/>
      <w:cols w:space="720"/>
      <w:docGrid w:linePitch="360"/>
      <w:headerReference w:type="default" r:id="R37cede7950784d8b"/>
      <w:footerReference w:type="default" r:id="R198d85bff4d3467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bon Next LT">
    <w:panose1 w:val="02000500000000000000"/>
    <w:charset w:val="00"/>
    <w:family w:val="auto"/>
    <w:pitch w:val="variable"/>
    <w:sig w:usb0="A11526FF" w:usb1="D000000B" w:usb2="0001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mprint MT Shadow">
    <w:panose1 w:val="040206050603030302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2859E04" w:rsidTr="62859E04" w14:paraId="0DD2FED9">
      <w:trPr>
        <w:trHeight w:val="300"/>
      </w:trPr>
      <w:tc>
        <w:tcPr>
          <w:tcW w:w="3005" w:type="dxa"/>
          <w:tcMar/>
        </w:tcPr>
        <w:p w:rsidR="62859E04" w:rsidP="62859E04" w:rsidRDefault="62859E04" w14:paraId="2FC96AAF" w14:textId="458885CF">
          <w:pPr>
            <w:pStyle w:val="Header"/>
            <w:bidi w:val="0"/>
            <w:ind w:left="-115"/>
            <w:jc w:val="left"/>
          </w:pPr>
        </w:p>
      </w:tc>
      <w:tc>
        <w:tcPr>
          <w:tcW w:w="3005" w:type="dxa"/>
          <w:tcMar/>
        </w:tcPr>
        <w:p w:rsidR="62859E04" w:rsidP="62859E04" w:rsidRDefault="62859E04" w14:paraId="23078642" w14:textId="3C2088B3">
          <w:pPr>
            <w:pStyle w:val="Header"/>
            <w:bidi w:val="0"/>
            <w:jc w:val="center"/>
          </w:pPr>
        </w:p>
      </w:tc>
      <w:tc>
        <w:tcPr>
          <w:tcW w:w="3005" w:type="dxa"/>
          <w:tcMar/>
        </w:tcPr>
        <w:p w:rsidR="62859E04" w:rsidP="62859E04" w:rsidRDefault="62859E04" w14:paraId="5A4184F0" w14:textId="51B0800D">
          <w:pPr>
            <w:pStyle w:val="Header"/>
            <w:bidi w:val="0"/>
            <w:ind w:right="-115"/>
            <w:jc w:val="right"/>
          </w:pPr>
          <w:r>
            <w:fldChar w:fldCharType="begin"/>
          </w:r>
          <w:r>
            <w:instrText xml:space="preserve">PAGE</w:instrText>
          </w:r>
          <w:r>
            <w:fldChar w:fldCharType="separate"/>
          </w:r>
          <w:r>
            <w:fldChar w:fldCharType="end"/>
          </w:r>
        </w:p>
        <w:p w:rsidR="62859E04" w:rsidP="62859E04" w:rsidRDefault="62859E04" w14:paraId="15C057C1" w14:textId="25571B2E">
          <w:pPr>
            <w:pStyle w:val="Header"/>
            <w:bidi w:val="0"/>
            <w:ind w:right="-115"/>
            <w:jc w:val="right"/>
          </w:pPr>
          <w:r w:rsidR="62859E04">
            <w:rPr/>
            <w:t>\</w:t>
          </w:r>
        </w:p>
      </w:tc>
    </w:tr>
  </w:tbl>
  <w:p w:rsidR="62859E04" w:rsidP="62859E04" w:rsidRDefault="62859E04" w14:paraId="31E6C991" w14:textId="6F7874A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62859E04" w:rsidTr="62859E04" w14:paraId="0CF0BAE8">
      <w:trPr>
        <w:trHeight w:val="300"/>
      </w:trPr>
      <w:tc>
        <w:tcPr>
          <w:tcW w:w="3005" w:type="dxa"/>
          <w:tcMar/>
        </w:tcPr>
        <w:p w:rsidR="62859E04" w:rsidP="62859E04" w:rsidRDefault="62859E04" w14:paraId="5957DBB3" w14:textId="2AEEEE3F">
          <w:pPr>
            <w:pStyle w:val="Header"/>
            <w:bidi w:val="0"/>
            <w:ind w:left="-115"/>
            <w:jc w:val="left"/>
          </w:pPr>
        </w:p>
      </w:tc>
      <w:tc>
        <w:tcPr>
          <w:tcW w:w="3005" w:type="dxa"/>
          <w:tcMar/>
        </w:tcPr>
        <w:p w:rsidR="62859E04" w:rsidP="62859E04" w:rsidRDefault="62859E04" w14:paraId="60AA3D67" w14:textId="5F156E11">
          <w:pPr>
            <w:pStyle w:val="Header"/>
            <w:bidi w:val="0"/>
            <w:ind w:right="-115"/>
            <w:jc w:val="right"/>
          </w:pPr>
        </w:p>
      </w:tc>
    </w:tr>
  </w:tbl>
  <w:p w:rsidR="62859E04" w:rsidP="62859E04" w:rsidRDefault="62859E04" w14:paraId="7BE8941B" w14:textId="1404B7DC">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BEiaEruqauv/th" int2:id="yn6DGOgt">
      <int2:state int2:type="AugLoop_Text_Critique" int2:value="Rejected"/>
    </int2:textHash>
    <int2:textHash int2:hashCode="u8zfLvsztS5snQ" int2:id="wQ454HFq">
      <int2:state int2:type="AugLoop_Text_Critique" int2:value="Rejected"/>
    </int2:textHash>
    <int2:textHash int2:hashCode="HOniK9+TNiRAJE" int2:id="EBbIp6VA">
      <int2:state int2:type="AugLoop_Text_Critique" int2:value="Rejected"/>
    </int2:textHash>
    <int2:textHash int2:hashCode="Tcc3QblHMWhET6" int2:id="K5DmlPKO">
      <int2:state int2:type="AugLoop_Text_Critique" int2:value="Rejected"/>
    </int2:textHash>
    <int2:bookmark int2:bookmarkName="_Int_wTStO4kY" int2:invalidationBookmarkName="" int2:hashCode="7uiVl9NJ6bYSQV" int2:id="61Zmptze">
      <int2:state int2:type="AugLoop_Text_Critique" int2:value="Rejected"/>
    </int2:bookmark>
    <int2:bookmark int2:bookmarkName="_Int_DZSHM9pZ" int2:invalidationBookmarkName="" int2:hashCode="ARw0Zrvm3n1Id+" int2:id="xNK1Vwoy">
      <int2:state int2:type="AugLoop_Text_Critique" int2:value="Rejected"/>
    </int2:bookmark>
    <int2:bookmark int2:bookmarkName="_Int_uSDOttwz" int2:invalidationBookmarkName="" int2:hashCode="QKkQe1jbuZ3HIW" int2:id="tEZBDlIG">
      <int2:state int2:type="AugLoop_Text_Critique" int2:value="Rejected"/>
    </int2:bookmark>
    <int2:bookmark int2:bookmarkName="_Int_ZWROFfWl" int2:invalidationBookmarkName="" int2:hashCode="P4OkL66k97Pkiy" int2:id="Agr8GZEE">
      <int2:state int2:type="AugLoop_Text_Critique" int2:value="Rejected"/>
    </int2:bookmark>
    <int2:bookmark int2:bookmarkName="_Int_kb2VvwMF" int2:invalidationBookmarkName="" int2:hashCode="2jmj7l5rSw0yVb" int2:id="GpcichFp">
      <int2:state int2:type="WordDesignerComplexDecoratorAnnotationType" int2:value="Rejected"/>
    </int2:bookmark>
    <int2:bookmark int2:bookmarkName="_Int_nULvyYjE" int2:invalidationBookmarkName="" int2:hashCode="uFjLKCYX+wlW2W" int2:id="kBqpBP9a">
      <int2:state int2:type="WordDesignerComplexDecoratorAnnotationType" int2:value="Rejected"/>
    </int2:bookmark>
    <int2:bookmark int2:bookmarkName="_Int_fnM9lA5d" int2:invalidationBookmarkName="" int2:hashCode="2jmj7l5rSw0yVb" int2:id="oakY70Bj">
      <int2:state int2:type="WordDesignerComplexDecoratorAnnotationType" int2:value="Rejected"/>
    </int2:bookmark>
    <int2:entireDocument int2:id="196BoPgt">
      <int2:extLst>
        <oel:ext uri="E302BA01-7950-474C-9AD3-286E660C40A8">
          <int2:similaritySummary int2:version="1" int2:runId="1700225250413" int2:tilesCheckedInThisRun="198" int2:totalNumOfTiles="198" int2:similarityAnnotationCount="0" int2:numWords="0" int2:numFlaggedWords="0"/>
        </oel:ext>
      </int2:extLst>
    </int2:entireDocument>
  </int2:observations>
  <int2:intelligenceSettings/>
  <int2:onDemandWorkflows>
    <int2:onDemandWorkflow int2:type="SimilarityCheck" int2:paragraphVersions="66861E39-04E06779 53E1CE1C-7D228B2F 4014CD32-73B78263 6CF368E8-7103F0ED 72EE74B5-7887F1A6 02E01D21-3EF4BEAC 231D287E-3C8B8A7A 0006B7CB-69D09960 7A8193EA-5FFF328C 723C5192-45CF1BA2 1311C6BD-7BEF149F 5FC6342B-51C0C77F 72BFFACC-571760C1 070BF339-43C82811 2852D7E5-12263447 50C5F8AC-5D423410 4B310046-143B099B 41D61922-77343BE4 701BE990-52DF17C4 5FD4F964-640C4709 55885E00-757A8C23 176047EF-742AF981 3CD4E647-0E0E9289 7A754123-57845A5A 2078E613-4F12172D 5B834ADE-042946E1 03DBEC97-0BE54EC0 685A344B-6B1D4F19 77BEDD36-04167049 5C244317-6112B943 10B8018F-0BA4B1AB 1B56C6B9-53A82103 0DA2AAAD-7070B14F 5D198D3F-77CB63E6 64FC1048-0B27BF67 2EA29326-266862D8 4A6408D0-7399A3FB 0A07275F-3319B646 2A615884-31399E11 4D48F483-3E1B2139 19AD9D68-7BB3E73C 0A307A7E-5B6666B7 484C0EF3-718FA1F9 338C19A7-3754845B 583492CE-2BC5C695 28DAF965-7BFDF618 34204864-5FEA9A91 765B1A70-491785CA 44DA62AF-37472A84 5AA88072-7E243103 65D946FB-0895F998 0059A82B-15DD64A7 09130064-0DE394F7 62BABFCD-5715A1D7 6A21F3B4-104D61FF 083E9541-5DC72901 1FF6E556-77EEE7B5 6A96F085-3557A3AB 7965DFF5-35750982 72344B5A-238871B5 351C9740-0FE11701 05C28EF6-173FF92C 6669E278-65E78FAD 27ECE57B-125E2163 6C4A08B1-6E145B69 547E9B07-0835FD0B 518248C1-528CB236 533B059F-6886FC33 1026EBE1-650FD82D 0A074DEC-77777777 7C61C454-59CEF5AE 46217D84-5B7012FA 0AA78ACA-4E53292D 584F56A9-53E23E10 78EBCA3D-44E9B30B 5D8A3D8A-5C51F4EE 11E9E20B-0185D4A1 5F4C6872-1FDF8D55 0FF72226-5E67A8CC 377365FE-11AB05B8 616611A2-281E3A39 79E19896-07A89D0C 099F887D-1A971D37 1E783C33-3D9B6C76 4A467438-3DB6D28E 0663ECC5-0D028F5F 1A2D6C12-7912CEC0 50F59331-5747B4A2 30073B30-4639F990 2D513C83-1BAE17FE 7460F3C5-1ABA4409 426EFC01-376E9F81 47125527-1A8BA994 55A4A4FF-7CCF1F26 6C29601E-192B5E8B 2EB9F3C5-5AC78849 42E97B56-303237ED 2B3027AB-59A70E43 2F3878B5-6331BACC 3AC0059E-18AF7984 1CD73EFB-2FACF0C9 1DE43076-6E52020A 7282571C-63EE2B5A 114C2CAB-0B2A0D79 4F5128E0-6222EECD 1782C920-01E4A68B 7FDFAF95-57220D9B 55C72D1D-59E736D6 5E8B2A0B-497A3C33 5636C77D-091345BA 0CD7B6AD-54A126D4 2365FBAC-7EC70569 635B0612-55DAE386 339D0F71-4FCB910B 1C5967F1-63E5BEFC 1574F375-6A3258DA 5963E854-5FA1F8F4 134B429C-29DF21C2 5DC1CA7C-18BBBC15 33235045-42A7E16A 218074A3-4407FDEF 53F4291C-55945B9B 7771CE4F-475A78BD 12629CF2-11194BE7 65CA01E8-0B153F9F 6B2218CE-44CE03ED 34A20ED1-46ABBF05 3BB3570C-47675C07 40906A69-44AE461E 757270F3-4063994C 43BC2FE1-7CB1F1EE 3BB2BC46-153256BF 1BB2FE30-25358C99 5CE13DF0-6331E003 0FD6F9B4-48022A47 6C79233E-5A4F8A65 474430A4-724ED94E 3E1108DC-5E57D7F8 2CE4290E-18CD9640 0CEE9712-02DBA66C 731340A8-0FE4D41B 4BA1D0EA-4D9F8DD0 4CBD9293-2687AF04 039244AD-67F4C812 3976802C-3956C24B 7D37AD35-464180C0 4DB02333-7B5959DB 0BE49573-1BCAC6F8 7EB17118-779A8CB5 58F2D742-6D1DFC26 7D7DA55D-1F8D4B2D 21B93CBA-31E19815 16FD2ABF-27572BAD 46750DC8-04F78A44 3A454265-6F97D10E 12CAC695-59FE0436 3806336D-7D5385FD 6F79922B-349BDFB2 57FFA99B-27D22187 3C02748B-00651454 505CC458-7A006B17 3655969C-585D046B 780CBD37-7F75E5B5 0FB9E1DA-26B07BCF 760DCD1D-7EBBCB52 5F68206D-4BCAEF21 19DA040C-102BA155 36845952-73576E84 120385B8-79B4CC4D 1CF77377-6CD6991A 5F05AE5B-72F9CD2B 5EFB6B4B-77777777 100A545A-5C80F418 1AAC656A-758CFCFA 4673B9A6-77777777 02706C12-77777777 13BED92E-0066E2FB 56705844-77777777 2DEE91C2-038F9509 0A58E228-7DE7A071 73B09E0D-6F8D49A2 45B99D36-5DB30723 0A2E35C3-77777777 67F91CCB-2D43569B 347597B8-16E279C1 5A5BAB1F-711CE674 371F1FAE-77777777 094A3296-08DA6705 7E7C3DFA-3BA3EA83 6EB14404-77777777 483DA32E-4E4A6795 7A9931E4-77777777 59702BBE-1B80FF14 6F878EFA-660FBC57 11659019-77777777 17B25DDB-77777777 77673325-47946BF9 6970FC49-4C59E93E 2E8B5B01-77777777 332F1114-77777777 2FAEEC55-7B9032A0 64AD37F7-77777777 6448FCAF-77777777 5F12AC60-0A796649 00D55D9D-1E0275FA 75FA74AF-77777777 27699662-77777777 18BAFDED-77777777 58AC3C25-77777777 628C497B-77777777 3AEBDF0E-77777777 05D90118-77777777 710BA37F-77777777 668C3EAA-77777777 2D4CDF98-77777777 6CB720D0-3837F7E0 612F1F44-65987D58 0F582414-77777777 72066B81-279EFC37 3F5D55EF-269E4FE8 7AB67D0D-36AE776D 45E843A6-4785AABA 7A780EBE-2238CE6C 7136BC70-39C26CBA 5D901792-049E89FE 7BE532A6-69101798 22D4F8C0-6453B04B 3FC6A162-52DFA0AB 1E098AC1-4E22B96A 58CB81BF-20571023 51D6D0E5-39EAD8C4 1CEA54CA-08BDA173 47935E29-637CADC5 12B7B587-1BAA7AAC 12DA4BB5-6D148945 4EEA9329-2DC674A6 54860212-2659FBD0 03D33BCF-1E3A48AA 158F455F-6D94293E 6B469656-23A00E30 66EE7681-492C2E57 44ACEC96-579E551A 5E195A1A-1E781995 35420627-5E06A6FE 47CEA62B-68C4C644 26F73B39-4F3B48F6 215A2B2F-49BEDBD5 04607074-6249F472 6EF9770F-4A88C5A7 25F984B9-648EDB94 738C4024-1ED94614 4A9DD644-454FA3E9 1CFD0BBE-1100B60C 7C1341A1-24961875 7B4B55AA-1DCEE8A3 74D78C09-506BBBE2 76A5DEBE-4F015AFC 5A042A78-087C95F0 2C063101-25BF3BDA 0A1D9834-5729957C 03E94F16-31D24332 303F7AEB-26DFA9EC 326747B3-54078D92 7C2C6730-6BC5617A 6EDFD7CF-278FED7E 06855602-44E8272C 61FABF24-567D9527 1034B24A-18F8308C 0DBF005C-1B94F496 44DE632F-46E5BBDA 6DB26368-419E2558 02C277A8-6BBA7B8C 6B1FEAE4-0016EC35 03C25D62-3FEBABE9 1A5DE743-0E8899B2 78655A55-10503129 43A6F019-5D05EB13 0C883E1E-6DEF17EF 3CB5A24B-30757F75 33DAE271-0E0283B8 0C72A6C4-23037B47 09F6864F-70E550FD 02485E48-3A90DAF6 3AFBB356-24EF11F3 46AA5281-2860297A 2F448A55-23D73E87 1DD6FCAE-62C3AAAD 62E61FE0-2F0D2CA9 70E2A164-0B8990EF 62D5E542-53C23847 0ECF02E2-4CD2563E 50A58C2B-77777777 39830DC2-77777777 76630C78-77777777 766B3AB6-673DC864 14416252-0CE0DAA9 30DC7615-0A36BFDE 6897406B-77777777 330BBAE5-70EE6CEA 2D2595E9-468B1403 3EC5C420-710452F0 5F9EAD5B-29875A30 16A48CFF-0E8BD0BA 66C4B6FE-69A26904 03290900-448D60FC 2968A036-2DA75D2D 37EEAFE5-5E5EFB64 6AC4C961-2954B82B 751A3672-77777777 333B097E-77777777 1EBBE3A4-42BBF390 19050FB0-4D47A256 3167609C-708BC0FF 03675112-647AF1B1 5E5787A5-7DCA5D8E 5957DBB3-2AEEEE3F 60AA3D67-5F156E11 7BE8941B-1404B7DC 2FC96AAF-458885CF 23078642-3C2088B3 5A4184F0-51B0800D 15C057C1-25571B2E 31E6C991-6F7874A2"/>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59019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Calibri&quot;,sans-serif" w:hAnsi="&quot;Calibri&quot;,sans-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2e592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Calibri&quot;,sans-serif" w:hAnsi="&quot;Calibri&quot;,sans-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ADDA79"/>
    <w:multiLevelType w:val="hybridMultilevel"/>
    <w:tmpl w:val="FFFFFFFF"/>
    <w:lvl w:ilvl="0" w:tplc="F108877A">
      <w:start w:val="1"/>
      <w:numFmt w:val="bullet"/>
      <w:lvlText w:val="o"/>
      <w:lvlJc w:val="left"/>
      <w:pPr>
        <w:ind w:left="720" w:hanging="360"/>
      </w:pPr>
      <w:rPr>
        <w:rFonts w:hint="default" w:ascii="Courier New" w:hAnsi="Courier New"/>
      </w:rPr>
    </w:lvl>
    <w:lvl w:ilvl="1" w:tplc="C5723144">
      <w:start w:val="1"/>
      <w:numFmt w:val="bullet"/>
      <w:lvlText w:val="o"/>
      <w:lvlJc w:val="left"/>
      <w:pPr>
        <w:ind w:left="1440" w:hanging="360"/>
      </w:pPr>
      <w:rPr>
        <w:rFonts w:hint="default" w:ascii="Courier New" w:hAnsi="Courier New"/>
      </w:rPr>
    </w:lvl>
    <w:lvl w:ilvl="2" w:tplc="77A45A30">
      <w:start w:val="1"/>
      <w:numFmt w:val="bullet"/>
      <w:lvlText w:val=""/>
      <w:lvlJc w:val="left"/>
      <w:pPr>
        <w:ind w:left="2160" w:hanging="360"/>
      </w:pPr>
      <w:rPr>
        <w:rFonts w:hint="default" w:ascii="Wingdings" w:hAnsi="Wingdings"/>
      </w:rPr>
    </w:lvl>
    <w:lvl w:ilvl="3" w:tplc="49409712">
      <w:start w:val="1"/>
      <w:numFmt w:val="bullet"/>
      <w:lvlText w:val=""/>
      <w:lvlJc w:val="left"/>
      <w:pPr>
        <w:ind w:left="2880" w:hanging="360"/>
      </w:pPr>
      <w:rPr>
        <w:rFonts w:hint="default" w:ascii="Symbol" w:hAnsi="Symbol"/>
      </w:rPr>
    </w:lvl>
    <w:lvl w:ilvl="4" w:tplc="09BA722C">
      <w:start w:val="1"/>
      <w:numFmt w:val="bullet"/>
      <w:lvlText w:val="o"/>
      <w:lvlJc w:val="left"/>
      <w:pPr>
        <w:ind w:left="3600" w:hanging="360"/>
      </w:pPr>
      <w:rPr>
        <w:rFonts w:hint="default" w:ascii="Courier New" w:hAnsi="Courier New"/>
      </w:rPr>
    </w:lvl>
    <w:lvl w:ilvl="5" w:tplc="A5CC1742">
      <w:start w:val="1"/>
      <w:numFmt w:val="bullet"/>
      <w:lvlText w:val=""/>
      <w:lvlJc w:val="left"/>
      <w:pPr>
        <w:ind w:left="4320" w:hanging="360"/>
      </w:pPr>
      <w:rPr>
        <w:rFonts w:hint="default" w:ascii="Wingdings" w:hAnsi="Wingdings"/>
      </w:rPr>
    </w:lvl>
    <w:lvl w:ilvl="6" w:tplc="8F8A2C76">
      <w:start w:val="1"/>
      <w:numFmt w:val="bullet"/>
      <w:lvlText w:val=""/>
      <w:lvlJc w:val="left"/>
      <w:pPr>
        <w:ind w:left="5040" w:hanging="360"/>
      </w:pPr>
      <w:rPr>
        <w:rFonts w:hint="default" w:ascii="Symbol" w:hAnsi="Symbol"/>
      </w:rPr>
    </w:lvl>
    <w:lvl w:ilvl="7" w:tplc="074AEA9C">
      <w:start w:val="1"/>
      <w:numFmt w:val="bullet"/>
      <w:lvlText w:val="o"/>
      <w:lvlJc w:val="left"/>
      <w:pPr>
        <w:ind w:left="5760" w:hanging="360"/>
      </w:pPr>
      <w:rPr>
        <w:rFonts w:hint="default" w:ascii="Courier New" w:hAnsi="Courier New"/>
      </w:rPr>
    </w:lvl>
    <w:lvl w:ilvl="8" w:tplc="1A2C90F2">
      <w:start w:val="1"/>
      <w:numFmt w:val="bullet"/>
      <w:lvlText w:val=""/>
      <w:lvlJc w:val="left"/>
      <w:pPr>
        <w:ind w:left="6480" w:hanging="360"/>
      </w:pPr>
      <w:rPr>
        <w:rFonts w:hint="default" w:ascii="Wingdings" w:hAnsi="Wingdings"/>
      </w:rPr>
    </w:lvl>
  </w:abstractNum>
  <w:abstractNum w:abstractNumId="1" w15:restartNumberingAfterBreak="0">
    <w:nsid w:val="0AFB1F7F"/>
    <w:multiLevelType w:val="hybridMultilevel"/>
    <w:tmpl w:val="FFFFFFFF"/>
    <w:lvl w:ilvl="0" w:tplc="CC6CD9C6">
      <w:start w:val="1"/>
      <w:numFmt w:val="bullet"/>
      <w:lvlText w:val=""/>
      <w:lvlJc w:val="left"/>
      <w:pPr>
        <w:ind w:left="720" w:hanging="360"/>
      </w:pPr>
      <w:rPr>
        <w:rFonts w:hint="default" w:ascii="Symbol" w:hAnsi="Symbol"/>
      </w:rPr>
    </w:lvl>
    <w:lvl w:ilvl="1" w:tplc="31B42978">
      <w:start w:val="1"/>
      <w:numFmt w:val="bullet"/>
      <w:lvlText w:val="o"/>
      <w:lvlJc w:val="left"/>
      <w:pPr>
        <w:ind w:left="1440" w:hanging="360"/>
      </w:pPr>
      <w:rPr>
        <w:rFonts w:hint="default" w:ascii="Courier New" w:hAnsi="Courier New"/>
      </w:rPr>
    </w:lvl>
    <w:lvl w:ilvl="2" w:tplc="486CAF06">
      <w:start w:val="1"/>
      <w:numFmt w:val="bullet"/>
      <w:lvlText w:val=""/>
      <w:lvlJc w:val="left"/>
      <w:pPr>
        <w:ind w:left="2160" w:hanging="360"/>
      </w:pPr>
      <w:rPr>
        <w:rFonts w:hint="default" w:ascii="Wingdings" w:hAnsi="Wingdings"/>
      </w:rPr>
    </w:lvl>
    <w:lvl w:ilvl="3" w:tplc="FD8215F0">
      <w:start w:val="1"/>
      <w:numFmt w:val="bullet"/>
      <w:lvlText w:val=""/>
      <w:lvlJc w:val="left"/>
      <w:pPr>
        <w:ind w:left="2880" w:hanging="360"/>
      </w:pPr>
      <w:rPr>
        <w:rFonts w:hint="default" w:ascii="Symbol" w:hAnsi="Symbol"/>
      </w:rPr>
    </w:lvl>
    <w:lvl w:ilvl="4" w:tplc="E6888E98">
      <w:start w:val="1"/>
      <w:numFmt w:val="bullet"/>
      <w:lvlText w:val="o"/>
      <w:lvlJc w:val="left"/>
      <w:pPr>
        <w:ind w:left="3600" w:hanging="360"/>
      </w:pPr>
      <w:rPr>
        <w:rFonts w:hint="default" w:ascii="Courier New" w:hAnsi="Courier New"/>
      </w:rPr>
    </w:lvl>
    <w:lvl w:ilvl="5" w:tplc="DEE820E2">
      <w:start w:val="1"/>
      <w:numFmt w:val="bullet"/>
      <w:lvlText w:val=""/>
      <w:lvlJc w:val="left"/>
      <w:pPr>
        <w:ind w:left="4320" w:hanging="360"/>
      </w:pPr>
      <w:rPr>
        <w:rFonts w:hint="default" w:ascii="Wingdings" w:hAnsi="Wingdings"/>
      </w:rPr>
    </w:lvl>
    <w:lvl w:ilvl="6" w:tplc="EB3C1F3E">
      <w:start w:val="1"/>
      <w:numFmt w:val="bullet"/>
      <w:lvlText w:val=""/>
      <w:lvlJc w:val="left"/>
      <w:pPr>
        <w:ind w:left="5040" w:hanging="360"/>
      </w:pPr>
      <w:rPr>
        <w:rFonts w:hint="default" w:ascii="Symbol" w:hAnsi="Symbol"/>
      </w:rPr>
    </w:lvl>
    <w:lvl w:ilvl="7" w:tplc="13C6D4F6">
      <w:start w:val="1"/>
      <w:numFmt w:val="bullet"/>
      <w:lvlText w:val="o"/>
      <w:lvlJc w:val="left"/>
      <w:pPr>
        <w:ind w:left="5760" w:hanging="360"/>
      </w:pPr>
      <w:rPr>
        <w:rFonts w:hint="default" w:ascii="Courier New" w:hAnsi="Courier New"/>
      </w:rPr>
    </w:lvl>
    <w:lvl w:ilvl="8" w:tplc="7FAECFF0">
      <w:start w:val="1"/>
      <w:numFmt w:val="bullet"/>
      <w:lvlText w:val=""/>
      <w:lvlJc w:val="left"/>
      <w:pPr>
        <w:ind w:left="6480" w:hanging="360"/>
      </w:pPr>
      <w:rPr>
        <w:rFonts w:hint="default" w:ascii="Wingdings" w:hAnsi="Wingdings"/>
      </w:rPr>
    </w:lvl>
  </w:abstractNum>
  <w:abstractNum w:abstractNumId="2" w15:restartNumberingAfterBreak="0">
    <w:nsid w:val="0B7A879F"/>
    <w:multiLevelType w:val="hybridMultilevel"/>
    <w:tmpl w:val="FFFFFFFF"/>
    <w:lvl w:ilvl="0" w:tplc="2292A4F8">
      <w:start w:val="1"/>
      <w:numFmt w:val="bullet"/>
      <w:lvlText w:val=""/>
      <w:lvlJc w:val="left"/>
      <w:pPr>
        <w:ind w:left="720" w:hanging="360"/>
      </w:pPr>
      <w:rPr>
        <w:rFonts w:hint="default" w:ascii="Symbol" w:hAnsi="Symbol"/>
      </w:rPr>
    </w:lvl>
    <w:lvl w:ilvl="1" w:tplc="463A730E">
      <w:start w:val="1"/>
      <w:numFmt w:val="bullet"/>
      <w:lvlText w:val="o"/>
      <w:lvlJc w:val="left"/>
      <w:pPr>
        <w:ind w:left="1440" w:hanging="360"/>
      </w:pPr>
      <w:rPr>
        <w:rFonts w:hint="default" w:ascii="Courier New" w:hAnsi="Courier New"/>
      </w:rPr>
    </w:lvl>
    <w:lvl w:ilvl="2" w:tplc="621E7CD8">
      <w:start w:val="1"/>
      <w:numFmt w:val="bullet"/>
      <w:lvlText w:val=""/>
      <w:lvlJc w:val="left"/>
      <w:pPr>
        <w:ind w:left="2160" w:hanging="360"/>
      </w:pPr>
      <w:rPr>
        <w:rFonts w:hint="default" w:ascii="Wingdings" w:hAnsi="Wingdings"/>
      </w:rPr>
    </w:lvl>
    <w:lvl w:ilvl="3" w:tplc="0AACC1E8">
      <w:start w:val="1"/>
      <w:numFmt w:val="bullet"/>
      <w:lvlText w:val=""/>
      <w:lvlJc w:val="left"/>
      <w:pPr>
        <w:ind w:left="2880" w:hanging="360"/>
      </w:pPr>
      <w:rPr>
        <w:rFonts w:hint="default" w:ascii="Symbol" w:hAnsi="Symbol"/>
      </w:rPr>
    </w:lvl>
    <w:lvl w:ilvl="4" w:tplc="90464068">
      <w:start w:val="1"/>
      <w:numFmt w:val="bullet"/>
      <w:lvlText w:val="o"/>
      <w:lvlJc w:val="left"/>
      <w:pPr>
        <w:ind w:left="3600" w:hanging="360"/>
      </w:pPr>
      <w:rPr>
        <w:rFonts w:hint="default" w:ascii="Courier New" w:hAnsi="Courier New"/>
      </w:rPr>
    </w:lvl>
    <w:lvl w:ilvl="5" w:tplc="2DC8C2CE">
      <w:start w:val="1"/>
      <w:numFmt w:val="bullet"/>
      <w:lvlText w:val=""/>
      <w:lvlJc w:val="left"/>
      <w:pPr>
        <w:ind w:left="4320" w:hanging="360"/>
      </w:pPr>
      <w:rPr>
        <w:rFonts w:hint="default" w:ascii="Wingdings" w:hAnsi="Wingdings"/>
      </w:rPr>
    </w:lvl>
    <w:lvl w:ilvl="6" w:tplc="EA4AA426">
      <w:start w:val="1"/>
      <w:numFmt w:val="bullet"/>
      <w:lvlText w:val=""/>
      <w:lvlJc w:val="left"/>
      <w:pPr>
        <w:ind w:left="5040" w:hanging="360"/>
      </w:pPr>
      <w:rPr>
        <w:rFonts w:hint="default" w:ascii="Symbol" w:hAnsi="Symbol"/>
      </w:rPr>
    </w:lvl>
    <w:lvl w:ilvl="7" w:tplc="E60E522E">
      <w:start w:val="1"/>
      <w:numFmt w:val="bullet"/>
      <w:lvlText w:val="o"/>
      <w:lvlJc w:val="left"/>
      <w:pPr>
        <w:ind w:left="5760" w:hanging="360"/>
      </w:pPr>
      <w:rPr>
        <w:rFonts w:hint="default" w:ascii="Courier New" w:hAnsi="Courier New"/>
      </w:rPr>
    </w:lvl>
    <w:lvl w:ilvl="8" w:tplc="022C9EF4">
      <w:start w:val="1"/>
      <w:numFmt w:val="bullet"/>
      <w:lvlText w:val=""/>
      <w:lvlJc w:val="left"/>
      <w:pPr>
        <w:ind w:left="6480" w:hanging="360"/>
      </w:pPr>
      <w:rPr>
        <w:rFonts w:hint="default" w:ascii="Wingdings" w:hAnsi="Wingdings"/>
      </w:rPr>
    </w:lvl>
  </w:abstractNum>
  <w:abstractNum w:abstractNumId="3" w15:restartNumberingAfterBreak="0">
    <w:nsid w:val="0DBA3C7A"/>
    <w:multiLevelType w:val="hybridMultilevel"/>
    <w:tmpl w:val="C89A7992"/>
    <w:lvl w:ilvl="0" w:tplc="199E1DD4">
      <w:numFmt w:val="bullet"/>
      <w:lvlText w:val="-"/>
      <w:lvlJc w:val="left"/>
      <w:pPr>
        <w:ind w:left="720" w:hanging="360"/>
      </w:pPr>
      <w:rPr>
        <w:rFonts w:hint="default" w:ascii="Sabon Next LT" w:hAnsi="Sabon Next LT" w:cs="Sabon Next LT"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7780E08"/>
    <w:multiLevelType w:val="hybridMultilevel"/>
    <w:tmpl w:val="FFFFFFFF"/>
    <w:lvl w:ilvl="0" w:tplc="1F9271CE">
      <w:start w:val="1"/>
      <w:numFmt w:val="bullet"/>
      <w:lvlText w:val=""/>
      <w:lvlJc w:val="left"/>
      <w:pPr>
        <w:ind w:left="720" w:hanging="360"/>
      </w:pPr>
      <w:rPr>
        <w:rFonts w:hint="default" w:ascii="Symbol" w:hAnsi="Symbol"/>
      </w:rPr>
    </w:lvl>
    <w:lvl w:ilvl="1" w:tplc="7918E934">
      <w:start w:val="1"/>
      <w:numFmt w:val="bullet"/>
      <w:lvlText w:val="o"/>
      <w:lvlJc w:val="left"/>
      <w:pPr>
        <w:ind w:left="1440" w:hanging="360"/>
      </w:pPr>
      <w:rPr>
        <w:rFonts w:hint="default" w:ascii="Courier New" w:hAnsi="Courier New"/>
      </w:rPr>
    </w:lvl>
    <w:lvl w:ilvl="2" w:tplc="1E4A6464">
      <w:start w:val="1"/>
      <w:numFmt w:val="bullet"/>
      <w:lvlText w:val=""/>
      <w:lvlJc w:val="left"/>
      <w:pPr>
        <w:ind w:left="2160" w:hanging="360"/>
      </w:pPr>
      <w:rPr>
        <w:rFonts w:hint="default" w:ascii="Wingdings" w:hAnsi="Wingdings"/>
      </w:rPr>
    </w:lvl>
    <w:lvl w:ilvl="3" w:tplc="EFF8967C">
      <w:start w:val="1"/>
      <w:numFmt w:val="bullet"/>
      <w:lvlText w:val=""/>
      <w:lvlJc w:val="left"/>
      <w:pPr>
        <w:ind w:left="2880" w:hanging="360"/>
      </w:pPr>
      <w:rPr>
        <w:rFonts w:hint="default" w:ascii="Symbol" w:hAnsi="Symbol"/>
      </w:rPr>
    </w:lvl>
    <w:lvl w:ilvl="4" w:tplc="85429810">
      <w:start w:val="1"/>
      <w:numFmt w:val="bullet"/>
      <w:lvlText w:val="o"/>
      <w:lvlJc w:val="left"/>
      <w:pPr>
        <w:ind w:left="3600" w:hanging="360"/>
      </w:pPr>
      <w:rPr>
        <w:rFonts w:hint="default" w:ascii="Courier New" w:hAnsi="Courier New"/>
      </w:rPr>
    </w:lvl>
    <w:lvl w:ilvl="5" w:tplc="371A27DA">
      <w:start w:val="1"/>
      <w:numFmt w:val="bullet"/>
      <w:lvlText w:val=""/>
      <w:lvlJc w:val="left"/>
      <w:pPr>
        <w:ind w:left="4320" w:hanging="360"/>
      </w:pPr>
      <w:rPr>
        <w:rFonts w:hint="default" w:ascii="Wingdings" w:hAnsi="Wingdings"/>
      </w:rPr>
    </w:lvl>
    <w:lvl w:ilvl="6" w:tplc="1E7AB112">
      <w:start w:val="1"/>
      <w:numFmt w:val="bullet"/>
      <w:lvlText w:val=""/>
      <w:lvlJc w:val="left"/>
      <w:pPr>
        <w:ind w:left="5040" w:hanging="360"/>
      </w:pPr>
      <w:rPr>
        <w:rFonts w:hint="default" w:ascii="Symbol" w:hAnsi="Symbol"/>
      </w:rPr>
    </w:lvl>
    <w:lvl w:ilvl="7" w:tplc="A8844C24">
      <w:start w:val="1"/>
      <w:numFmt w:val="bullet"/>
      <w:lvlText w:val="o"/>
      <w:lvlJc w:val="left"/>
      <w:pPr>
        <w:ind w:left="5760" w:hanging="360"/>
      </w:pPr>
      <w:rPr>
        <w:rFonts w:hint="default" w:ascii="Courier New" w:hAnsi="Courier New"/>
      </w:rPr>
    </w:lvl>
    <w:lvl w:ilvl="8" w:tplc="70CCB4A2">
      <w:start w:val="1"/>
      <w:numFmt w:val="bullet"/>
      <w:lvlText w:val=""/>
      <w:lvlJc w:val="left"/>
      <w:pPr>
        <w:ind w:left="6480" w:hanging="360"/>
      </w:pPr>
      <w:rPr>
        <w:rFonts w:hint="default" w:ascii="Wingdings" w:hAnsi="Wingdings"/>
      </w:rPr>
    </w:lvl>
  </w:abstractNum>
  <w:abstractNum w:abstractNumId="5" w15:restartNumberingAfterBreak="0">
    <w:nsid w:val="20A198CB"/>
    <w:multiLevelType w:val="hybridMultilevel"/>
    <w:tmpl w:val="FFFFFFFF"/>
    <w:lvl w:ilvl="0" w:tplc="EEAA9292">
      <w:start w:val="1"/>
      <w:numFmt w:val="bullet"/>
      <w:lvlText w:val=""/>
      <w:lvlJc w:val="left"/>
      <w:pPr>
        <w:ind w:left="720" w:hanging="360"/>
      </w:pPr>
      <w:rPr>
        <w:rFonts w:hint="default" w:ascii="Symbol" w:hAnsi="Symbol"/>
      </w:rPr>
    </w:lvl>
    <w:lvl w:ilvl="1" w:tplc="96F000AE">
      <w:start w:val="1"/>
      <w:numFmt w:val="bullet"/>
      <w:lvlText w:val="o"/>
      <w:lvlJc w:val="left"/>
      <w:pPr>
        <w:ind w:left="1440" w:hanging="360"/>
      </w:pPr>
      <w:rPr>
        <w:rFonts w:hint="default" w:ascii="Courier New" w:hAnsi="Courier New"/>
      </w:rPr>
    </w:lvl>
    <w:lvl w:ilvl="2" w:tplc="79FE62CC">
      <w:start w:val="1"/>
      <w:numFmt w:val="bullet"/>
      <w:lvlText w:val=""/>
      <w:lvlJc w:val="left"/>
      <w:pPr>
        <w:ind w:left="2160" w:hanging="360"/>
      </w:pPr>
      <w:rPr>
        <w:rFonts w:hint="default" w:ascii="Wingdings" w:hAnsi="Wingdings"/>
      </w:rPr>
    </w:lvl>
    <w:lvl w:ilvl="3" w:tplc="C5E09FCA">
      <w:start w:val="1"/>
      <w:numFmt w:val="bullet"/>
      <w:lvlText w:val=""/>
      <w:lvlJc w:val="left"/>
      <w:pPr>
        <w:ind w:left="2880" w:hanging="360"/>
      </w:pPr>
      <w:rPr>
        <w:rFonts w:hint="default" w:ascii="Symbol" w:hAnsi="Symbol"/>
      </w:rPr>
    </w:lvl>
    <w:lvl w:ilvl="4" w:tplc="B082DDBE">
      <w:start w:val="1"/>
      <w:numFmt w:val="bullet"/>
      <w:lvlText w:val="o"/>
      <w:lvlJc w:val="left"/>
      <w:pPr>
        <w:ind w:left="3600" w:hanging="360"/>
      </w:pPr>
      <w:rPr>
        <w:rFonts w:hint="default" w:ascii="Courier New" w:hAnsi="Courier New"/>
      </w:rPr>
    </w:lvl>
    <w:lvl w:ilvl="5" w:tplc="4CACE28A">
      <w:start w:val="1"/>
      <w:numFmt w:val="bullet"/>
      <w:lvlText w:val=""/>
      <w:lvlJc w:val="left"/>
      <w:pPr>
        <w:ind w:left="4320" w:hanging="360"/>
      </w:pPr>
      <w:rPr>
        <w:rFonts w:hint="default" w:ascii="Wingdings" w:hAnsi="Wingdings"/>
      </w:rPr>
    </w:lvl>
    <w:lvl w:ilvl="6" w:tplc="82CEB72E">
      <w:start w:val="1"/>
      <w:numFmt w:val="bullet"/>
      <w:lvlText w:val=""/>
      <w:lvlJc w:val="left"/>
      <w:pPr>
        <w:ind w:left="5040" w:hanging="360"/>
      </w:pPr>
      <w:rPr>
        <w:rFonts w:hint="default" w:ascii="Symbol" w:hAnsi="Symbol"/>
      </w:rPr>
    </w:lvl>
    <w:lvl w:ilvl="7" w:tplc="0744203A">
      <w:start w:val="1"/>
      <w:numFmt w:val="bullet"/>
      <w:lvlText w:val="o"/>
      <w:lvlJc w:val="left"/>
      <w:pPr>
        <w:ind w:left="5760" w:hanging="360"/>
      </w:pPr>
      <w:rPr>
        <w:rFonts w:hint="default" w:ascii="Courier New" w:hAnsi="Courier New"/>
      </w:rPr>
    </w:lvl>
    <w:lvl w:ilvl="8" w:tplc="C3BCB6EC">
      <w:start w:val="1"/>
      <w:numFmt w:val="bullet"/>
      <w:lvlText w:val=""/>
      <w:lvlJc w:val="left"/>
      <w:pPr>
        <w:ind w:left="6480" w:hanging="360"/>
      </w:pPr>
      <w:rPr>
        <w:rFonts w:hint="default" w:ascii="Wingdings" w:hAnsi="Wingdings"/>
      </w:rPr>
    </w:lvl>
  </w:abstractNum>
  <w:abstractNum w:abstractNumId="6" w15:restartNumberingAfterBreak="0">
    <w:nsid w:val="2730204E"/>
    <w:multiLevelType w:val="hybridMultilevel"/>
    <w:tmpl w:val="FFFFFFFF"/>
    <w:lvl w:ilvl="0" w:tplc="ACF843E6">
      <w:start w:val="1"/>
      <w:numFmt w:val="bullet"/>
      <w:lvlText w:val=""/>
      <w:lvlJc w:val="left"/>
      <w:pPr>
        <w:ind w:left="720" w:hanging="360"/>
      </w:pPr>
      <w:rPr>
        <w:rFonts w:hint="default" w:ascii="Symbol" w:hAnsi="Symbol"/>
      </w:rPr>
    </w:lvl>
    <w:lvl w:ilvl="1" w:tplc="52724A54">
      <w:start w:val="1"/>
      <w:numFmt w:val="bullet"/>
      <w:lvlText w:val="o"/>
      <w:lvlJc w:val="left"/>
      <w:pPr>
        <w:ind w:left="1440" w:hanging="360"/>
      </w:pPr>
      <w:rPr>
        <w:rFonts w:hint="default" w:ascii="Courier New" w:hAnsi="Courier New"/>
      </w:rPr>
    </w:lvl>
    <w:lvl w:ilvl="2" w:tplc="ED161FC0">
      <w:start w:val="1"/>
      <w:numFmt w:val="bullet"/>
      <w:lvlText w:val=""/>
      <w:lvlJc w:val="left"/>
      <w:pPr>
        <w:ind w:left="2160" w:hanging="360"/>
      </w:pPr>
      <w:rPr>
        <w:rFonts w:hint="default" w:ascii="Wingdings" w:hAnsi="Wingdings"/>
      </w:rPr>
    </w:lvl>
    <w:lvl w:ilvl="3" w:tplc="61009532">
      <w:start w:val="1"/>
      <w:numFmt w:val="bullet"/>
      <w:lvlText w:val=""/>
      <w:lvlJc w:val="left"/>
      <w:pPr>
        <w:ind w:left="2880" w:hanging="360"/>
      </w:pPr>
      <w:rPr>
        <w:rFonts w:hint="default" w:ascii="Symbol" w:hAnsi="Symbol"/>
      </w:rPr>
    </w:lvl>
    <w:lvl w:ilvl="4" w:tplc="238AD380">
      <w:start w:val="1"/>
      <w:numFmt w:val="bullet"/>
      <w:lvlText w:val="o"/>
      <w:lvlJc w:val="left"/>
      <w:pPr>
        <w:ind w:left="3600" w:hanging="360"/>
      </w:pPr>
      <w:rPr>
        <w:rFonts w:hint="default" w:ascii="Courier New" w:hAnsi="Courier New"/>
      </w:rPr>
    </w:lvl>
    <w:lvl w:ilvl="5" w:tplc="4CD01C8C">
      <w:start w:val="1"/>
      <w:numFmt w:val="bullet"/>
      <w:lvlText w:val=""/>
      <w:lvlJc w:val="left"/>
      <w:pPr>
        <w:ind w:left="4320" w:hanging="360"/>
      </w:pPr>
      <w:rPr>
        <w:rFonts w:hint="default" w:ascii="Wingdings" w:hAnsi="Wingdings"/>
      </w:rPr>
    </w:lvl>
    <w:lvl w:ilvl="6" w:tplc="AC5E4262">
      <w:start w:val="1"/>
      <w:numFmt w:val="bullet"/>
      <w:lvlText w:val=""/>
      <w:lvlJc w:val="left"/>
      <w:pPr>
        <w:ind w:left="5040" w:hanging="360"/>
      </w:pPr>
      <w:rPr>
        <w:rFonts w:hint="default" w:ascii="Symbol" w:hAnsi="Symbol"/>
      </w:rPr>
    </w:lvl>
    <w:lvl w:ilvl="7" w:tplc="0DA84022">
      <w:start w:val="1"/>
      <w:numFmt w:val="bullet"/>
      <w:lvlText w:val="o"/>
      <w:lvlJc w:val="left"/>
      <w:pPr>
        <w:ind w:left="5760" w:hanging="360"/>
      </w:pPr>
      <w:rPr>
        <w:rFonts w:hint="default" w:ascii="Courier New" w:hAnsi="Courier New"/>
      </w:rPr>
    </w:lvl>
    <w:lvl w:ilvl="8" w:tplc="DB0C0E62">
      <w:start w:val="1"/>
      <w:numFmt w:val="bullet"/>
      <w:lvlText w:val=""/>
      <w:lvlJc w:val="left"/>
      <w:pPr>
        <w:ind w:left="6480" w:hanging="360"/>
      </w:pPr>
      <w:rPr>
        <w:rFonts w:hint="default" w:ascii="Wingdings" w:hAnsi="Wingdings"/>
      </w:rPr>
    </w:lvl>
  </w:abstractNum>
  <w:abstractNum w:abstractNumId="7" w15:restartNumberingAfterBreak="0">
    <w:nsid w:val="277EFC3D"/>
    <w:multiLevelType w:val="hybridMultilevel"/>
    <w:tmpl w:val="FFFFFFFF"/>
    <w:lvl w:ilvl="0" w:tplc="154C5C1C">
      <w:start w:val="1"/>
      <w:numFmt w:val="bullet"/>
      <w:lvlText w:val=""/>
      <w:lvlJc w:val="left"/>
      <w:pPr>
        <w:ind w:left="720" w:hanging="360"/>
      </w:pPr>
      <w:rPr>
        <w:rFonts w:hint="default" w:ascii="Symbol" w:hAnsi="Symbol"/>
      </w:rPr>
    </w:lvl>
    <w:lvl w:ilvl="1" w:tplc="24BCB39A">
      <w:start w:val="1"/>
      <w:numFmt w:val="bullet"/>
      <w:lvlText w:val="o"/>
      <w:lvlJc w:val="left"/>
      <w:pPr>
        <w:ind w:left="1440" w:hanging="360"/>
      </w:pPr>
      <w:rPr>
        <w:rFonts w:hint="default" w:ascii="Courier New" w:hAnsi="Courier New"/>
      </w:rPr>
    </w:lvl>
    <w:lvl w:ilvl="2" w:tplc="9AB6B1FC">
      <w:start w:val="1"/>
      <w:numFmt w:val="bullet"/>
      <w:lvlText w:val=""/>
      <w:lvlJc w:val="left"/>
      <w:pPr>
        <w:ind w:left="2160" w:hanging="360"/>
      </w:pPr>
      <w:rPr>
        <w:rFonts w:hint="default" w:ascii="Wingdings" w:hAnsi="Wingdings"/>
      </w:rPr>
    </w:lvl>
    <w:lvl w:ilvl="3" w:tplc="A10E392C">
      <w:start w:val="1"/>
      <w:numFmt w:val="bullet"/>
      <w:lvlText w:val=""/>
      <w:lvlJc w:val="left"/>
      <w:pPr>
        <w:ind w:left="2880" w:hanging="360"/>
      </w:pPr>
      <w:rPr>
        <w:rFonts w:hint="default" w:ascii="Symbol" w:hAnsi="Symbol"/>
      </w:rPr>
    </w:lvl>
    <w:lvl w:ilvl="4" w:tplc="DEA05FD8">
      <w:start w:val="1"/>
      <w:numFmt w:val="bullet"/>
      <w:lvlText w:val="o"/>
      <w:lvlJc w:val="left"/>
      <w:pPr>
        <w:ind w:left="3600" w:hanging="360"/>
      </w:pPr>
      <w:rPr>
        <w:rFonts w:hint="default" w:ascii="Courier New" w:hAnsi="Courier New"/>
      </w:rPr>
    </w:lvl>
    <w:lvl w:ilvl="5" w:tplc="6694C2B0">
      <w:start w:val="1"/>
      <w:numFmt w:val="bullet"/>
      <w:lvlText w:val=""/>
      <w:lvlJc w:val="left"/>
      <w:pPr>
        <w:ind w:left="4320" w:hanging="360"/>
      </w:pPr>
      <w:rPr>
        <w:rFonts w:hint="default" w:ascii="Wingdings" w:hAnsi="Wingdings"/>
      </w:rPr>
    </w:lvl>
    <w:lvl w:ilvl="6" w:tplc="7414AB20">
      <w:start w:val="1"/>
      <w:numFmt w:val="bullet"/>
      <w:lvlText w:val=""/>
      <w:lvlJc w:val="left"/>
      <w:pPr>
        <w:ind w:left="5040" w:hanging="360"/>
      </w:pPr>
      <w:rPr>
        <w:rFonts w:hint="default" w:ascii="Symbol" w:hAnsi="Symbol"/>
      </w:rPr>
    </w:lvl>
    <w:lvl w:ilvl="7" w:tplc="9F947ABC">
      <w:start w:val="1"/>
      <w:numFmt w:val="bullet"/>
      <w:lvlText w:val="o"/>
      <w:lvlJc w:val="left"/>
      <w:pPr>
        <w:ind w:left="5760" w:hanging="360"/>
      </w:pPr>
      <w:rPr>
        <w:rFonts w:hint="default" w:ascii="Courier New" w:hAnsi="Courier New"/>
      </w:rPr>
    </w:lvl>
    <w:lvl w:ilvl="8" w:tplc="ED2E9F44">
      <w:start w:val="1"/>
      <w:numFmt w:val="bullet"/>
      <w:lvlText w:val=""/>
      <w:lvlJc w:val="left"/>
      <w:pPr>
        <w:ind w:left="6480" w:hanging="360"/>
      </w:pPr>
      <w:rPr>
        <w:rFonts w:hint="default" w:ascii="Wingdings" w:hAnsi="Wingdings"/>
      </w:rPr>
    </w:lvl>
  </w:abstractNum>
  <w:abstractNum w:abstractNumId="8" w15:restartNumberingAfterBreak="0">
    <w:nsid w:val="2C6C7516"/>
    <w:multiLevelType w:val="multilevel"/>
    <w:tmpl w:val="1728B5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D3C7DE9"/>
    <w:multiLevelType w:val="hybridMultilevel"/>
    <w:tmpl w:val="FFFFFFFF"/>
    <w:lvl w:ilvl="0" w:tplc="AE2443E4">
      <w:start w:val="1"/>
      <w:numFmt w:val="bullet"/>
      <w:lvlText w:val=""/>
      <w:lvlJc w:val="left"/>
      <w:pPr>
        <w:ind w:left="720" w:hanging="360"/>
      </w:pPr>
      <w:rPr>
        <w:rFonts w:hint="default" w:ascii="Symbol" w:hAnsi="Symbol"/>
      </w:rPr>
    </w:lvl>
    <w:lvl w:ilvl="1" w:tplc="D7546D46">
      <w:start w:val="1"/>
      <w:numFmt w:val="bullet"/>
      <w:lvlText w:val="o"/>
      <w:lvlJc w:val="left"/>
      <w:pPr>
        <w:ind w:left="1440" w:hanging="360"/>
      </w:pPr>
      <w:rPr>
        <w:rFonts w:hint="default" w:ascii="Courier New" w:hAnsi="Courier New"/>
      </w:rPr>
    </w:lvl>
    <w:lvl w:ilvl="2" w:tplc="791A42F8">
      <w:start w:val="1"/>
      <w:numFmt w:val="bullet"/>
      <w:lvlText w:val=""/>
      <w:lvlJc w:val="left"/>
      <w:pPr>
        <w:ind w:left="2160" w:hanging="360"/>
      </w:pPr>
      <w:rPr>
        <w:rFonts w:hint="default" w:ascii="Wingdings" w:hAnsi="Wingdings"/>
      </w:rPr>
    </w:lvl>
    <w:lvl w:ilvl="3" w:tplc="B45A6DF0">
      <w:start w:val="1"/>
      <w:numFmt w:val="bullet"/>
      <w:lvlText w:val=""/>
      <w:lvlJc w:val="left"/>
      <w:pPr>
        <w:ind w:left="2880" w:hanging="360"/>
      </w:pPr>
      <w:rPr>
        <w:rFonts w:hint="default" w:ascii="Symbol" w:hAnsi="Symbol"/>
      </w:rPr>
    </w:lvl>
    <w:lvl w:ilvl="4" w:tplc="0C9CFE98">
      <w:start w:val="1"/>
      <w:numFmt w:val="bullet"/>
      <w:lvlText w:val="o"/>
      <w:lvlJc w:val="left"/>
      <w:pPr>
        <w:ind w:left="3600" w:hanging="360"/>
      </w:pPr>
      <w:rPr>
        <w:rFonts w:hint="default" w:ascii="Courier New" w:hAnsi="Courier New"/>
      </w:rPr>
    </w:lvl>
    <w:lvl w:ilvl="5" w:tplc="C2E66F88">
      <w:start w:val="1"/>
      <w:numFmt w:val="bullet"/>
      <w:lvlText w:val=""/>
      <w:lvlJc w:val="left"/>
      <w:pPr>
        <w:ind w:left="4320" w:hanging="360"/>
      </w:pPr>
      <w:rPr>
        <w:rFonts w:hint="default" w:ascii="Wingdings" w:hAnsi="Wingdings"/>
      </w:rPr>
    </w:lvl>
    <w:lvl w:ilvl="6" w:tplc="49D844A0">
      <w:start w:val="1"/>
      <w:numFmt w:val="bullet"/>
      <w:lvlText w:val=""/>
      <w:lvlJc w:val="left"/>
      <w:pPr>
        <w:ind w:left="5040" w:hanging="360"/>
      </w:pPr>
      <w:rPr>
        <w:rFonts w:hint="default" w:ascii="Symbol" w:hAnsi="Symbol"/>
      </w:rPr>
    </w:lvl>
    <w:lvl w:ilvl="7" w:tplc="402AEE30">
      <w:start w:val="1"/>
      <w:numFmt w:val="bullet"/>
      <w:lvlText w:val="o"/>
      <w:lvlJc w:val="left"/>
      <w:pPr>
        <w:ind w:left="5760" w:hanging="360"/>
      </w:pPr>
      <w:rPr>
        <w:rFonts w:hint="default" w:ascii="Courier New" w:hAnsi="Courier New"/>
      </w:rPr>
    </w:lvl>
    <w:lvl w:ilvl="8" w:tplc="61380882">
      <w:start w:val="1"/>
      <w:numFmt w:val="bullet"/>
      <w:lvlText w:val=""/>
      <w:lvlJc w:val="left"/>
      <w:pPr>
        <w:ind w:left="6480" w:hanging="360"/>
      </w:pPr>
      <w:rPr>
        <w:rFonts w:hint="default" w:ascii="Wingdings" w:hAnsi="Wingdings"/>
      </w:rPr>
    </w:lvl>
  </w:abstractNum>
  <w:abstractNum w:abstractNumId="10" w15:restartNumberingAfterBreak="0">
    <w:nsid w:val="32F7AE4D"/>
    <w:multiLevelType w:val="hybridMultilevel"/>
    <w:tmpl w:val="FFFFFFFF"/>
    <w:lvl w:ilvl="0" w:tplc="852684DA">
      <w:start w:val="1"/>
      <w:numFmt w:val="bullet"/>
      <w:lvlText w:val=""/>
      <w:lvlJc w:val="left"/>
      <w:pPr>
        <w:ind w:left="720" w:hanging="360"/>
      </w:pPr>
      <w:rPr>
        <w:rFonts w:hint="default" w:ascii="Symbol" w:hAnsi="Symbol"/>
      </w:rPr>
    </w:lvl>
    <w:lvl w:ilvl="1" w:tplc="01BAA95C">
      <w:start w:val="1"/>
      <w:numFmt w:val="bullet"/>
      <w:lvlText w:val="o"/>
      <w:lvlJc w:val="left"/>
      <w:pPr>
        <w:ind w:left="1440" w:hanging="360"/>
      </w:pPr>
      <w:rPr>
        <w:rFonts w:hint="default" w:ascii="Courier New" w:hAnsi="Courier New"/>
      </w:rPr>
    </w:lvl>
    <w:lvl w:ilvl="2" w:tplc="9FC2837C">
      <w:start w:val="1"/>
      <w:numFmt w:val="bullet"/>
      <w:lvlText w:val=""/>
      <w:lvlJc w:val="left"/>
      <w:pPr>
        <w:ind w:left="2160" w:hanging="360"/>
      </w:pPr>
      <w:rPr>
        <w:rFonts w:hint="default" w:ascii="Wingdings" w:hAnsi="Wingdings"/>
      </w:rPr>
    </w:lvl>
    <w:lvl w:ilvl="3" w:tplc="C8D8B76C">
      <w:start w:val="1"/>
      <w:numFmt w:val="bullet"/>
      <w:lvlText w:val=""/>
      <w:lvlJc w:val="left"/>
      <w:pPr>
        <w:ind w:left="2880" w:hanging="360"/>
      </w:pPr>
      <w:rPr>
        <w:rFonts w:hint="default" w:ascii="Symbol" w:hAnsi="Symbol"/>
      </w:rPr>
    </w:lvl>
    <w:lvl w:ilvl="4" w:tplc="5E347DAE">
      <w:start w:val="1"/>
      <w:numFmt w:val="bullet"/>
      <w:lvlText w:val="o"/>
      <w:lvlJc w:val="left"/>
      <w:pPr>
        <w:ind w:left="3600" w:hanging="360"/>
      </w:pPr>
      <w:rPr>
        <w:rFonts w:hint="default" w:ascii="Courier New" w:hAnsi="Courier New"/>
      </w:rPr>
    </w:lvl>
    <w:lvl w:ilvl="5" w:tplc="F7844224">
      <w:start w:val="1"/>
      <w:numFmt w:val="bullet"/>
      <w:lvlText w:val=""/>
      <w:lvlJc w:val="left"/>
      <w:pPr>
        <w:ind w:left="4320" w:hanging="360"/>
      </w:pPr>
      <w:rPr>
        <w:rFonts w:hint="default" w:ascii="Wingdings" w:hAnsi="Wingdings"/>
      </w:rPr>
    </w:lvl>
    <w:lvl w:ilvl="6" w:tplc="EE5AAAA4">
      <w:start w:val="1"/>
      <w:numFmt w:val="bullet"/>
      <w:lvlText w:val=""/>
      <w:lvlJc w:val="left"/>
      <w:pPr>
        <w:ind w:left="5040" w:hanging="360"/>
      </w:pPr>
      <w:rPr>
        <w:rFonts w:hint="default" w:ascii="Symbol" w:hAnsi="Symbol"/>
      </w:rPr>
    </w:lvl>
    <w:lvl w:ilvl="7" w:tplc="E64ECD3C">
      <w:start w:val="1"/>
      <w:numFmt w:val="bullet"/>
      <w:lvlText w:val="o"/>
      <w:lvlJc w:val="left"/>
      <w:pPr>
        <w:ind w:left="5760" w:hanging="360"/>
      </w:pPr>
      <w:rPr>
        <w:rFonts w:hint="default" w:ascii="Courier New" w:hAnsi="Courier New"/>
      </w:rPr>
    </w:lvl>
    <w:lvl w:ilvl="8" w:tplc="2550C04E">
      <w:start w:val="1"/>
      <w:numFmt w:val="bullet"/>
      <w:lvlText w:val=""/>
      <w:lvlJc w:val="left"/>
      <w:pPr>
        <w:ind w:left="6480" w:hanging="360"/>
      </w:pPr>
      <w:rPr>
        <w:rFonts w:hint="default" w:ascii="Wingdings" w:hAnsi="Wingdings"/>
      </w:rPr>
    </w:lvl>
  </w:abstractNum>
  <w:abstractNum w:abstractNumId="11" w15:restartNumberingAfterBreak="0">
    <w:nsid w:val="36361F26"/>
    <w:multiLevelType w:val="hybridMultilevel"/>
    <w:tmpl w:val="FFFFFFFF"/>
    <w:lvl w:ilvl="0" w:tplc="5758216C">
      <w:numFmt w:val="bullet"/>
      <w:lvlText w:val=""/>
      <w:lvlJc w:val="left"/>
      <w:pPr>
        <w:ind w:left="720" w:hanging="360"/>
      </w:pPr>
      <w:rPr>
        <w:rFonts w:hint="default" w:ascii="Wingdings" w:hAnsi="Wingdings"/>
      </w:rPr>
    </w:lvl>
    <w:lvl w:ilvl="1" w:tplc="92DEFB9C">
      <w:start w:val="1"/>
      <w:numFmt w:val="bullet"/>
      <w:lvlText w:val="o"/>
      <w:lvlJc w:val="left"/>
      <w:pPr>
        <w:ind w:left="1440" w:hanging="360"/>
      </w:pPr>
      <w:rPr>
        <w:rFonts w:hint="default" w:ascii="Courier New" w:hAnsi="Courier New"/>
      </w:rPr>
    </w:lvl>
    <w:lvl w:ilvl="2" w:tplc="3D264B30">
      <w:start w:val="1"/>
      <w:numFmt w:val="bullet"/>
      <w:lvlText w:val=""/>
      <w:lvlJc w:val="left"/>
      <w:pPr>
        <w:ind w:left="2160" w:hanging="360"/>
      </w:pPr>
      <w:rPr>
        <w:rFonts w:hint="default" w:ascii="Wingdings" w:hAnsi="Wingdings"/>
      </w:rPr>
    </w:lvl>
    <w:lvl w:ilvl="3" w:tplc="C0E6AE76">
      <w:start w:val="1"/>
      <w:numFmt w:val="bullet"/>
      <w:lvlText w:val=""/>
      <w:lvlJc w:val="left"/>
      <w:pPr>
        <w:ind w:left="2880" w:hanging="360"/>
      </w:pPr>
      <w:rPr>
        <w:rFonts w:hint="default" w:ascii="Symbol" w:hAnsi="Symbol"/>
      </w:rPr>
    </w:lvl>
    <w:lvl w:ilvl="4" w:tplc="695A3544">
      <w:start w:val="1"/>
      <w:numFmt w:val="bullet"/>
      <w:lvlText w:val="o"/>
      <w:lvlJc w:val="left"/>
      <w:pPr>
        <w:ind w:left="3600" w:hanging="360"/>
      </w:pPr>
      <w:rPr>
        <w:rFonts w:hint="default" w:ascii="Courier New" w:hAnsi="Courier New"/>
      </w:rPr>
    </w:lvl>
    <w:lvl w:ilvl="5" w:tplc="DF5A404A">
      <w:start w:val="1"/>
      <w:numFmt w:val="bullet"/>
      <w:lvlText w:val=""/>
      <w:lvlJc w:val="left"/>
      <w:pPr>
        <w:ind w:left="4320" w:hanging="360"/>
      </w:pPr>
      <w:rPr>
        <w:rFonts w:hint="default" w:ascii="Wingdings" w:hAnsi="Wingdings"/>
      </w:rPr>
    </w:lvl>
    <w:lvl w:ilvl="6" w:tplc="B6D8FBA2">
      <w:start w:val="1"/>
      <w:numFmt w:val="bullet"/>
      <w:lvlText w:val=""/>
      <w:lvlJc w:val="left"/>
      <w:pPr>
        <w:ind w:left="5040" w:hanging="360"/>
      </w:pPr>
      <w:rPr>
        <w:rFonts w:hint="default" w:ascii="Symbol" w:hAnsi="Symbol"/>
      </w:rPr>
    </w:lvl>
    <w:lvl w:ilvl="7" w:tplc="25A6AD26">
      <w:start w:val="1"/>
      <w:numFmt w:val="bullet"/>
      <w:lvlText w:val="o"/>
      <w:lvlJc w:val="left"/>
      <w:pPr>
        <w:ind w:left="5760" w:hanging="360"/>
      </w:pPr>
      <w:rPr>
        <w:rFonts w:hint="default" w:ascii="Courier New" w:hAnsi="Courier New"/>
      </w:rPr>
    </w:lvl>
    <w:lvl w:ilvl="8" w:tplc="1BD08006">
      <w:start w:val="1"/>
      <w:numFmt w:val="bullet"/>
      <w:lvlText w:val=""/>
      <w:lvlJc w:val="left"/>
      <w:pPr>
        <w:ind w:left="6480" w:hanging="360"/>
      </w:pPr>
      <w:rPr>
        <w:rFonts w:hint="default" w:ascii="Wingdings" w:hAnsi="Wingdings"/>
      </w:rPr>
    </w:lvl>
  </w:abstractNum>
  <w:abstractNum w:abstractNumId="12" w15:restartNumberingAfterBreak="0">
    <w:nsid w:val="36B6A78A"/>
    <w:multiLevelType w:val="hybridMultilevel"/>
    <w:tmpl w:val="FFFFFFFF"/>
    <w:lvl w:ilvl="0" w:tplc="6FA0F152">
      <w:start w:val="1"/>
      <w:numFmt w:val="bullet"/>
      <w:lvlText w:val=""/>
      <w:lvlJc w:val="left"/>
      <w:pPr>
        <w:ind w:left="720" w:hanging="360"/>
      </w:pPr>
      <w:rPr>
        <w:rFonts w:hint="default" w:ascii="Symbol" w:hAnsi="Symbol"/>
      </w:rPr>
    </w:lvl>
    <w:lvl w:ilvl="1" w:tplc="6402145C">
      <w:start w:val="1"/>
      <w:numFmt w:val="bullet"/>
      <w:lvlText w:val="o"/>
      <w:lvlJc w:val="left"/>
      <w:pPr>
        <w:ind w:left="1440" w:hanging="360"/>
      </w:pPr>
      <w:rPr>
        <w:rFonts w:hint="default" w:ascii="Courier New" w:hAnsi="Courier New"/>
      </w:rPr>
    </w:lvl>
    <w:lvl w:ilvl="2" w:tplc="75C8FFC6">
      <w:start w:val="1"/>
      <w:numFmt w:val="bullet"/>
      <w:lvlText w:val=""/>
      <w:lvlJc w:val="left"/>
      <w:pPr>
        <w:ind w:left="2160" w:hanging="360"/>
      </w:pPr>
      <w:rPr>
        <w:rFonts w:hint="default" w:ascii="Wingdings" w:hAnsi="Wingdings"/>
      </w:rPr>
    </w:lvl>
    <w:lvl w:ilvl="3" w:tplc="008A0606">
      <w:start w:val="1"/>
      <w:numFmt w:val="bullet"/>
      <w:lvlText w:val=""/>
      <w:lvlJc w:val="left"/>
      <w:pPr>
        <w:ind w:left="2880" w:hanging="360"/>
      </w:pPr>
      <w:rPr>
        <w:rFonts w:hint="default" w:ascii="Symbol" w:hAnsi="Symbol"/>
      </w:rPr>
    </w:lvl>
    <w:lvl w:ilvl="4" w:tplc="6E2ABA8C">
      <w:start w:val="1"/>
      <w:numFmt w:val="bullet"/>
      <w:lvlText w:val="o"/>
      <w:lvlJc w:val="left"/>
      <w:pPr>
        <w:ind w:left="3600" w:hanging="360"/>
      </w:pPr>
      <w:rPr>
        <w:rFonts w:hint="default" w:ascii="Courier New" w:hAnsi="Courier New"/>
      </w:rPr>
    </w:lvl>
    <w:lvl w:ilvl="5" w:tplc="259EAB86">
      <w:start w:val="1"/>
      <w:numFmt w:val="bullet"/>
      <w:lvlText w:val=""/>
      <w:lvlJc w:val="left"/>
      <w:pPr>
        <w:ind w:left="4320" w:hanging="360"/>
      </w:pPr>
      <w:rPr>
        <w:rFonts w:hint="default" w:ascii="Wingdings" w:hAnsi="Wingdings"/>
      </w:rPr>
    </w:lvl>
    <w:lvl w:ilvl="6" w:tplc="B9487582">
      <w:start w:val="1"/>
      <w:numFmt w:val="bullet"/>
      <w:lvlText w:val=""/>
      <w:lvlJc w:val="left"/>
      <w:pPr>
        <w:ind w:left="5040" w:hanging="360"/>
      </w:pPr>
      <w:rPr>
        <w:rFonts w:hint="default" w:ascii="Symbol" w:hAnsi="Symbol"/>
      </w:rPr>
    </w:lvl>
    <w:lvl w:ilvl="7" w:tplc="A0BA8F56">
      <w:start w:val="1"/>
      <w:numFmt w:val="bullet"/>
      <w:lvlText w:val="o"/>
      <w:lvlJc w:val="left"/>
      <w:pPr>
        <w:ind w:left="5760" w:hanging="360"/>
      </w:pPr>
      <w:rPr>
        <w:rFonts w:hint="default" w:ascii="Courier New" w:hAnsi="Courier New"/>
      </w:rPr>
    </w:lvl>
    <w:lvl w:ilvl="8" w:tplc="70886CC6">
      <w:start w:val="1"/>
      <w:numFmt w:val="bullet"/>
      <w:lvlText w:val=""/>
      <w:lvlJc w:val="left"/>
      <w:pPr>
        <w:ind w:left="6480" w:hanging="360"/>
      </w:pPr>
      <w:rPr>
        <w:rFonts w:hint="default" w:ascii="Wingdings" w:hAnsi="Wingdings"/>
      </w:rPr>
    </w:lvl>
  </w:abstractNum>
  <w:abstractNum w:abstractNumId="13" w15:restartNumberingAfterBreak="0">
    <w:nsid w:val="38CC234F"/>
    <w:multiLevelType w:val="hybridMultilevel"/>
    <w:tmpl w:val="FFFFFFFF"/>
    <w:lvl w:ilvl="0" w:tplc="C9B49838">
      <w:numFmt w:val="bullet"/>
      <w:lvlText w:val="-"/>
      <w:lvlJc w:val="left"/>
      <w:pPr>
        <w:ind w:left="720" w:hanging="360"/>
      </w:pPr>
      <w:rPr>
        <w:rFonts w:hint="default" w:ascii="Calibri" w:hAnsi="Calibri"/>
      </w:rPr>
    </w:lvl>
    <w:lvl w:ilvl="1" w:tplc="18ACC424">
      <w:start w:val="1"/>
      <w:numFmt w:val="bullet"/>
      <w:lvlText w:val="o"/>
      <w:lvlJc w:val="left"/>
      <w:pPr>
        <w:ind w:left="1440" w:hanging="360"/>
      </w:pPr>
      <w:rPr>
        <w:rFonts w:hint="default" w:ascii="Courier New" w:hAnsi="Courier New"/>
      </w:rPr>
    </w:lvl>
    <w:lvl w:ilvl="2" w:tplc="3BCECDC6">
      <w:start w:val="1"/>
      <w:numFmt w:val="bullet"/>
      <w:lvlText w:val=""/>
      <w:lvlJc w:val="left"/>
      <w:pPr>
        <w:ind w:left="2160" w:hanging="360"/>
      </w:pPr>
      <w:rPr>
        <w:rFonts w:hint="default" w:ascii="Wingdings" w:hAnsi="Wingdings"/>
      </w:rPr>
    </w:lvl>
    <w:lvl w:ilvl="3" w:tplc="D4D80AF0">
      <w:start w:val="1"/>
      <w:numFmt w:val="bullet"/>
      <w:lvlText w:val=""/>
      <w:lvlJc w:val="left"/>
      <w:pPr>
        <w:ind w:left="2880" w:hanging="360"/>
      </w:pPr>
      <w:rPr>
        <w:rFonts w:hint="default" w:ascii="Symbol" w:hAnsi="Symbol"/>
      </w:rPr>
    </w:lvl>
    <w:lvl w:ilvl="4" w:tplc="17DE199E">
      <w:start w:val="1"/>
      <w:numFmt w:val="bullet"/>
      <w:lvlText w:val="o"/>
      <w:lvlJc w:val="left"/>
      <w:pPr>
        <w:ind w:left="3600" w:hanging="360"/>
      </w:pPr>
      <w:rPr>
        <w:rFonts w:hint="default" w:ascii="Courier New" w:hAnsi="Courier New"/>
      </w:rPr>
    </w:lvl>
    <w:lvl w:ilvl="5" w:tplc="4280965C">
      <w:start w:val="1"/>
      <w:numFmt w:val="bullet"/>
      <w:lvlText w:val=""/>
      <w:lvlJc w:val="left"/>
      <w:pPr>
        <w:ind w:left="4320" w:hanging="360"/>
      </w:pPr>
      <w:rPr>
        <w:rFonts w:hint="default" w:ascii="Wingdings" w:hAnsi="Wingdings"/>
      </w:rPr>
    </w:lvl>
    <w:lvl w:ilvl="6" w:tplc="BF2EC73E">
      <w:start w:val="1"/>
      <w:numFmt w:val="bullet"/>
      <w:lvlText w:val=""/>
      <w:lvlJc w:val="left"/>
      <w:pPr>
        <w:ind w:left="5040" w:hanging="360"/>
      </w:pPr>
      <w:rPr>
        <w:rFonts w:hint="default" w:ascii="Symbol" w:hAnsi="Symbol"/>
      </w:rPr>
    </w:lvl>
    <w:lvl w:ilvl="7" w:tplc="442C96E2">
      <w:start w:val="1"/>
      <w:numFmt w:val="bullet"/>
      <w:lvlText w:val="o"/>
      <w:lvlJc w:val="left"/>
      <w:pPr>
        <w:ind w:left="5760" w:hanging="360"/>
      </w:pPr>
      <w:rPr>
        <w:rFonts w:hint="default" w:ascii="Courier New" w:hAnsi="Courier New"/>
      </w:rPr>
    </w:lvl>
    <w:lvl w:ilvl="8" w:tplc="C500436C">
      <w:start w:val="1"/>
      <w:numFmt w:val="bullet"/>
      <w:lvlText w:val=""/>
      <w:lvlJc w:val="left"/>
      <w:pPr>
        <w:ind w:left="6480" w:hanging="360"/>
      </w:pPr>
      <w:rPr>
        <w:rFonts w:hint="default" w:ascii="Wingdings" w:hAnsi="Wingdings"/>
      </w:rPr>
    </w:lvl>
  </w:abstractNum>
  <w:abstractNum w:abstractNumId="14" w15:restartNumberingAfterBreak="0">
    <w:nsid w:val="38DA033E"/>
    <w:multiLevelType w:val="hybridMultilevel"/>
    <w:tmpl w:val="FFFFFFFF"/>
    <w:lvl w:ilvl="0" w:tplc="8BB420BA">
      <w:start w:val="1"/>
      <w:numFmt w:val="bullet"/>
      <w:lvlText w:val=""/>
      <w:lvlJc w:val="left"/>
      <w:pPr>
        <w:ind w:left="720" w:hanging="360"/>
      </w:pPr>
      <w:rPr>
        <w:rFonts w:hint="default" w:ascii="Symbol" w:hAnsi="Symbol"/>
      </w:rPr>
    </w:lvl>
    <w:lvl w:ilvl="1" w:tplc="F7C86632">
      <w:start w:val="1"/>
      <w:numFmt w:val="bullet"/>
      <w:lvlText w:val="o"/>
      <w:lvlJc w:val="left"/>
      <w:pPr>
        <w:ind w:left="1440" w:hanging="360"/>
      </w:pPr>
      <w:rPr>
        <w:rFonts w:hint="default" w:ascii="Courier New" w:hAnsi="Courier New"/>
      </w:rPr>
    </w:lvl>
    <w:lvl w:ilvl="2" w:tplc="140ED5EA">
      <w:start w:val="1"/>
      <w:numFmt w:val="bullet"/>
      <w:lvlText w:val=""/>
      <w:lvlJc w:val="left"/>
      <w:pPr>
        <w:ind w:left="2160" w:hanging="360"/>
      </w:pPr>
      <w:rPr>
        <w:rFonts w:hint="default" w:ascii="Wingdings" w:hAnsi="Wingdings"/>
      </w:rPr>
    </w:lvl>
    <w:lvl w:ilvl="3" w:tplc="EE70CF4A">
      <w:start w:val="1"/>
      <w:numFmt w:val="bullet"/>
      <w:lvlText w:val=""/>
      <w:lvlJc w:val="left"/>
      <w:pPr>
        <w:ind w:left="2880" w:hanging="360"/>
      </w:pPr>
      <w:rPr>
        <w:rFonts w:hint="default" w:ascii="Symbol" w:hAnsi="Symbol"/>
      </w:rPr>
    </w:lvl>
    <w:lvl w:ilvl="4" w:tplc="D98A12E6">
      <w:start w:val="1"/>
      <w:numFmt w:val="bullet"/>
      <w:lvlText w:val="o"/>
      <w:lvlJc w:val="left"/>
      <w:pPr>
        <w:ind w:left="3600" w:hanging="360"/>
      </w:pPr>
      <w:rPr>
        <w:rFonts w:hint="default" w:ascii="Courier New" w:hAnsi="Courier New"/>
      </w:rPr>
    </w:lvl>
    <w:lvl w:ilvl="5" w:tplc="5EE4DBE4">
      <w:start w:val="1"/>
      <w:numFmt w:val="bullet"/>
      <w:lvlText w:val=""/>
      <w:lvlJc w:val="left"/>
      <w:pPr>
        <w:ind w:left="4320" w:hanging="360"/>
      </w:pPr>
      <w:rPr>
        <w:rFonts w:hint="default" w:ascii="Wingdings" w:hAnsi="Wingdings"/>
      </w:rPr>
    </w:lvl>
    <w:lvl w:ilvl="6" w:tplc="5010C8C6">
      <w:start w:val="1"/>
      <w:numFmt w:val="bullet"/>
      <w:lvlText w:val=""/>
      <w:lvlJc w:val="left"/>
      <w:pPr>
        <w:ind w:left="5040" w:hanging="360"/>
      </w:pPr>
      <w:rPr>
        <w:rFonts w:hint="default" w:ascii="Symbol" w:hAnsi="Symbol"/>
      </w:rPr>
    </w:lvl>
    <w:lvl w:ilvl="7" w:tplc="CA9665BE">
      <w:start w:val="1"/>
      <w:numFmt w:val="bullet"/>
      <w:lvlText w:val="o"/>
      <w:lvlJc w:val="left"/>
      <w:pPr>
        <w:ind w:left="5760" w:hanging="360"/>
      </w:pPr>
      <w:rPr>
        <w:rFonts w:hint="default" w:ascii="Courier New" w:hAnsi="Courier New"/>
      </w:rPr>
    </w:lvl>
    <w:lvl w:ilvl="8" w:tplc="BD90D2BE">
      <w:start w:val="1"/>
      <w:numFmt w:val="bullet"/>
      <w:lvlText w:val=""/>
      <w:lvlJc w:val="left"/>
      <w:pPr>
        <w:ind w:left="6480" w:hanging="360"/>
      </w:pPr>
      <w:rPr>
        <w:rFonts w:hint="default" w:ascii="Wingdings" w:hAnsi="Wingdings"/>
      </w:rPr>
    </w:lvl>
  </w:abstractNum>
  <w:abstractNum w:abstractNumId="15" w15:restartNumberingAfterBreak="0">
    <w:nsid w:val="3EA7F131"/>
    <w:multiLevelType w:val="hybridMultilevel"/>
    <w:tmpl w:val="FFFFFFFF"/>
    <w:lvl w:ilvl="0" w:tplc="6058A552">
      <w:start w:val="1"/>
      <w:numFmt w:val="bullet"/>
      <w:lvlText w:val=""/>
      <w:lvlJc w:val="left"/>
      <w:pPr>
        <w:ind w:left="720" w:hanging="360"/>
      </w:pPr>
      <w:rPr>
        <w:rFonts w:hint="default" w:ascii="Symbol" w:hAnsi="Symbol"/>
      </w:rPr>
    </w:lvl>
    <w:lvl w:ilvl="1" w:tplc="B3D476E2">
      <w:start w:val="1"/>
      <w:numFmt w:val="bullet"/>
      <w:lvlText w:val="o"/>
      <w:lvlJc w:val="left"/>
      <w:pPr>
        <w:ind w:left="1440" w:hanging="360"/>
      </w:pPr>
      <w:rPr>
        <w:rFonts w:hint="default" w:ascii="Courier New" w:hAnsi="Courier New"/>
      </w:rPr>
    </w:lvl>
    <w:lvl w:ilvl="2" w:tplc="4178FD00">
      <w:start w:val="1"/>
      <w:numFmt w:val="bullet"/>
      <w:lvlText w:val=""/>
      <w:lvlJc w:val="left"/>
      <w:pPr>
        <w:ind w:left="2160" w:hanging="360"/>
      </w:pPr>
      <w:rPr>
        <w:rFonts w:hint="default" w:ascii="Wingdings" w:hAnsi="Wingdings"/>
      </w:rPr>
    </w:lvl>
    <w:lvl w:ilvl="3" w:tplc="A52C0208">
      <w:start w:val="1"/>
      <w:numFmt w:val="bullet"/>
      <w:lvlText w:val=""/>
      <w:lvlJc w:val="left"/>
      <w:pPr>
        <w:ind w:left="2880" w:hanging="360"/>
      </w:pPr>
      <w:rPr>
        <w:rFonts w:hint="default" w:ascii="Symbol" w:hAnsi="Symbol"/>
      </w:rPr>
    </w:lvl>
    <w:lvl w:ilvl="4" w:tplc="30881B0C">
      <w:start w:val="1"/>
      <w:numFmt w:val="bullet"/>
      <w:lvlText w:val="o"/>
      <w:lvlJc w:val="left"/>
      <w:pPr>
        <w:ind w:left="3600" w:hanging="360"/>
      </w:pPr>
      <w:rPr>
        <w:rFonts w:hint="default" w:ascii="Courier New" w:hAnsi="Courier New"/>
      </w:rPr>
    </w:lvl>
    <w:lvl w:ilvl="5" w:tplc="25E0756E">
      <w:start w:val="1"/>
      <w:numFmt w:val="bullet"/>
      <w:lvlText w:val=""/>
      <w:lvlJc w:val="left"/>
      <w:pPr>
        <w:ind w:left="4320" w:hanging="360"/>
      </w:pPr>
      <w:rPr>
        <w:rFonts w:hint="default" w:ascii="Wingdings" w:hAnsi="Wingdings"/>
      </w:rPr>
    </w:lvl>
    <w:lvl w:ilvl="6" w:tplc="5D3C4A78">
      <w:start w:val="1"/>
      <w:numFmt w:val="bullet"/>
      <w:lvlText w:val=""/>
      <w:lvlJc w:val="left"/>
      <w:pPr>
        <w:ind w:left="5040" w:hanging="360"/>
      </w:pPr>
      <w:rPr>
        <w:rFonts w:hint="default" w:ascii="Symbol" w:hAnsi="Symbol"/>
      </w:rPr>
    </w:lvl>
    <w:lvl w:ilvl="7" w:tplc="57641E8E">
      <w:start w:val="1"/>
      <w:numFmt w:val="bullet"/>
      <w:lvlText w:val="o"/>
      <w:lvlJc w:val="left"/>
      <w:pPr>
        <w:ind w:left="5760" w:hanging="360"/>
      </w:pPr>
      <w:rPr>
        <w:rFonts w:hint="default" w:ascii="Courier New" w:hAnsi="Courier New"/>
      </w:rPr>
    </w:lvl>
    <w:lvl w:ilvl="8" w:tplc="8CFE74B6">
      <w:start w:val="1"/>
      <w:numFmt w:val="bullet"/>
      <w:lvlText w:val=""/>
      <w:lvlJc w:val="left"/>
      <w:pPr>
        <w:ind w:left="6480" w:hanging="360"/>
      </w:pPr>
      <w:rPr>
        <w:rFonts w:hint="default" w:ascii="Wingdings" w:hAnsi="Wingdings"/>
      </w:rPr>
    </w:lvl>
  </w:abstractNum>
  <w:abstractNum w:abstractNumId="16" w15:restartNumberingAfterBreak="0">
    <w:nsid w:val="3F438B96"/>
    <w:multiLevelType w:val="hybridMultilevel"/>
    <w:tmpl w:val="FFFFFFFF"/>
    <w:lvl w:ilvl="0" w:tplc="8A209690">
      <w:numFmt w:val="bullet"/>
      <w:lvlText w:val=""/>
      <w:lvlJc w:val="left"/>
      <w:pPr>
        <w:ind w:left="720" w:hanging="360"/>
      </w:pPr>
      <w:rPr>
        <w:rFonts w:hint="default" w:ascii="Wingdings" w:hAnsi="Wingdings"/>
      </w:rPr>
    </w:lvl>
    <w:lvl w:ilvl="1" w:tplc="BA4A2D50">
      <w:start w:val="1"/>
      <w:numFmt w:val="bullet"/>
      <w:lvlText w:val="o"/>
      <w:lvlJc w:val="left"/>
      <w:pPr>
        <w:ind w:left="1440" w:hanging="360"/>
      </w:pPr>
      <w:rPr>
        <w:rFonts w:hint="default" w:ascii="Courier New" w:hAnsi="Courier New"/>
      </w:rPr>
    </w:lvl>
    <w:lvl w:ilvl="2" w:tplc="9ECEED32">
      <w:start w:val="1"/>
      <w:numFmt w:val="bullet"/>
      <w:lvlText w:val=""/>
      <w:lvlJc w:val="left"/>
      <w:pPr>
        <w:ind w:left="2160" w:hanging="360"/>
      </w:pPr>
      <w:rPr>
        <w:rFonts w:hint="default" w:ascii="Wingdings" w:hAnsi="Wingdings"/>
      </w:rPr>
    </w:lvl>
    <w:lvl w:ilvl="3" w:tplc="1F2C5B06">
      <w:start w:val="1"/>
      <w:numFmt w:val="bullet"/>
      <w:lvlText w:val=""/>
      <w:lvlJc w:val="left"/>
      <w:pPr>
        <w:ind w:left="2880" w:hanging="360"/>
      </w:pPr>
      <w:rPr>
        <w:rFonts w:hint="default" w:ascii="Symbol" w:hAnsi="Symbol"/>
      </w:rPr>
    </w:lvl>
    <w:lvl w:ilvl="4" w:tplc="5A74A8C0">
      <w:start w:val="1"/>
      <w:numFmt w:val="bullet"/>
      <w:lvlText w:val="o"/>
      <w:lvlJc w:val="left"/>
      <w:pPr>
        <w:ind w:left="3600" w:hanging="360"/>
      </w:pPr>
      <w:rPr>
        <w:rFonts w:hint="default" w:ascii="Courier New" w:hAnsi="Courier New"/>
      </w:rPr>
    </w:lvl>
    <w:lvl w:ilvl="5" w:tplc="549082B8">
      <w:start w:val="1"/>
      <w:numFmt w:val="bullet"/>
      <w:lvlText w:val=""/>
      <w:lvlJc w:val="left"/>
      <w:pPr>
        <w:ind w:left="4320" w:hanging="360"/>
      </w:pPr>
      <w:rPr>
        <w:rFonts w:hint="default" w:ascii="Wingdings" w:hAnsi="Wingdings"/>
      </w:rPr>
    </w:lvl>
    <w:lvl w:ilvl="6" w:tplc="53C41CAA">
      <w:start w:val="1"/>
      <w:numFmt w:val="bullet"/>
      <w:lvlText w:val=""/>
      <w:lvlJc w:val="left"/>
      <w:pPr>
        <w:ind w:left="5040" w:hanging="360"/>
      </w:pPr>
      <w:rPr>
        <w:rFonts w:hint="default" w:ascii="Symbol" w:hAnsi="Symbol"/>
      </w:rPr>
    </w:lvl>
    <w:lvl w:ilvl="7" w:tplc="0D9EDB30">
      <w:start w:val="1"/>
      <w:numFmt w:val="bullet"/>
      <w:lvlText w:val="o"/>
      <w:lvlJc w:val="left"/>
      <w:pPr>
        <w:ind w:left="5760" w:hanging="360"/>
      </w:pPr>
      <w:rPr>
        <w:rFonts w:hint="default" w:ascii="Courier New" w:hAnsi="Courier New"/>
      </w:rPr>
    </w:lvl>
    <w:lvl w:ilvl="8" w:tplc="79FC29AE">
      <w:start w:val="1"/>
      <w:numFmt w:val="bullet"/>
      <w:lvlText w:val=""/>
      <w:lvlJc w:val="left"/>
      <w:pPr>
        <w:ind w:left="6480" w:hanging="360"/>
      </w:pPr>
      <w:rPr>
        <w:rFonts w:hint="default" w:ascii="Wingdings" w:hAnsi="Wingdings"/>
      </w:rPr>
    </w:lvl>
  </w:abstractNum>
  <w:abstractNum w:abstractNumId="17" w15:restartNumberingAfterBreak="0">
    <w:nsid w:val="439CEF87"/>
    <w:multiLevelType w:val="hybridMultilevel"/>
    <w:tmpl w:val="FFFFFFFF"/>
    <w:lvl w:ilvl="0" w:tplc="72F0F2FA">
      <w:start w:val="1"/>
      <w:numFmt w:val="bullet"/>
      <w:lvlText w:val=""/>
      <w:lvlJc w:val="left"/>
      <w:pPr>
        <w:ind w:left="720" w:hanging="360"/>
      </w:pPr>
      <w:rPr>
        <w:rFonts w:hint="default" w:ascii="Symbol" w:hAnsi="Symbol"/>
      </w:rPr>
    </w:lvl>
    <w:lvl w:ilvl="1" w:tplc="F558C3B8">
      <w:start w:val="1"/>
      <w:numFmt w:val="bullet"/>
      <w:lvlText w:val="o"/>
      <w:lvlJc w:val="left"/>
      <w:pPr>
        <w:ind w:left="1440" w:hanging="360"/>
      </w:pPr>
      <w:rPr>
        <w:rFonts w:hint="default" w:ascii="Courier New" w:hAnsi="Courier New"/>
      </w:rPr>
    </w:lvl>
    <w:lvl w:ilvl="2" w:tplc="DB62D092">
      <w:start w:val="1"/>
      <w:numFmt w:val="bullet"/>
      <w:lvlText w:val=""/>
      <w:lvlJc w:val="left"/>
      <w:pPr>
        <w:ind w:left="2160" w:hanging="360"/>
      </w:pPr>
      <w:rPr>
        <w:rFonts w:hint="default" w:ascii="Wingdings" w:hAnsi="Wingdings"/>
      </w:rPr>
    </w:lvl>
    <w:lvl w:ilvl="3" w:tplc="01322332">
      <w:start w:val="1"/>
      <w:numFmt w:val="bullet"/>
      <w:lvlText w:val=""/>
      <w:lvlJc w:val="left"/>
      <w:pPr>
        <w:ind w:left="2880" w:hanging="360"/>
      </w:pPr>
      <w:rPr>
        <w:rFonts w:hint="default" w:ascii="Symbol" w:hAnsi="Symbol"/>
      </w:rPr>
    </w:lvl>
    <w:lvl w:ilvl="4" w:tplc="77A6B522">
      <w:start w:val="1"/>
      <w:numFmt w:val="bullet"/>
      <w:lvlText w:val="o"/>
      <w:lvlJc w:val="left"/>
      <w:pPr>
        <w:ind w:left="3600" w:hanging="360"/>
      </w:pPr>
      <w:rPr>
        <w:rFonts w:hint="default" w:ascii="Courier New" w:hAnsi="Courier New"/>
      </w:rPr>
    </w:lvl>
    <w:lvl w:ilvl="5" w:tplc="593CC70C">
      <w:start w:val="1"/>
      <w:numFmt w:val="bullet"/>
      <w:lvlText w:val=""/>
      <w:lvlJc w:val="left"/>
      <w:pPr>
        <w:ind w:left="4320" w:hanging="360"/>
      </w:pPr>
      <w:rPr>
        <w:rFonts w:hint="default" w:ascii="Wingdings" w:hAnsi="Wingdings"/>
      </w:rPr>
    </w:lvl>
    <w:lvl w:ilvl="6" w:tplc="C39840B0">
      <w:start w:val="1"/>
      <w:numFmt w:val="bullet"/>
      <w:lvlText w:val=""/>
      <w:lvlJc w:val="left"/>
      <w:pPr>
        <w:ind w:left="5040" w:hanging="360"/>
      </w:pPr>
      <w:rPr>
        <w:rFonts w:hint="default" w:ascii="Symbol" w:hAnsi="Symbol"/>
      </w:rPr>
    </w:lvl>
    <w:lvl w:ilvl="7" w:tplc="117C1E16">
      <w:start w:val="1"/>
      <w:numFmt w:val="bullet"/>
      <w:lvlText w:val="o"/>
      <w:lvlJc w:val="left"/>
      <w:pPr>
        <w:ind w:left="5760" w:hanging="360"/>
      </w:pPr>
      <w:rPr>
        <w:rFonts w:hint="default" w:ascii="Courier New" w:hAnsi="Courier New"/>
      </w:rPr>
    </w:lvl>
    <w:lvl w:ilvl="8" w:tplc="A46418C2">
      <w:start w:val="1"/>
      <w:numFmt w:val="bullet"/>
      <w:lvlText w:val=""/>
      <w:lvlJc w:val="left"/>
      <w:pPr>
        <w:ind w:left="6480" w:hanging="360"/>
      </w:pPr>
      <w:rPr>
        <w:rFonts w:hint="default" w:ascii="Wingdings" w:hAnsi="Wingdings"/>
      </w:rPr>
    </w:lvl>
  </w:abstractNum>
  <w:abstractNum w:abstractNumId="18" w15:restartNumberingAfterBreak="0">
    <w:nsid w:val="466A9BF8"/>
    <w:multiLevelType w:val="hybridMultilevel"/>
    <w:tmpl w:val="FFFFFFFF"/>
    <w:lvl w:ilvl="0" w:tplc="FF1EC72C">
      <w:numFmt w:val="bullet"/>
      <w:lvlText w:val="-"/>
      <w:lvlJc w:val="left"/>
      <w:pPr>
        <w:ind w:left="720" w:hanging="360"/>
      </w:pPr>
      <w:rPr>
        <w:rFonts w:hint="default" w:ascii="Calibri" w:hAnsi="Calibri"/>
      </w:rPr>
    </w:lvl>
    <w:lvl w:ilvl="1" w:tplc="8F60DBAA">
      <w:start w:val="1"/>
      <w:numFmt w:val="bullet"/>
      <w:lvlText w:val="o"/>
      <w:lvlJc w:val="left"/>
      <w:pPr>
        <w:ind w:left="1440" w:hanging="360"/>
      </w:pPr>
      <w:rPr>
        <w:rFonts w:hint="default" w:ascii="Courier New" w:hAnsi="Courier New"/>
      </w:rPr>
    </w:lvl>
    <w:lvl w:ilvl="2" w:tplc="8D80DC3C">
      <w:start w:val="1"/>
      <w:numFmt w:val="bullet"/>
      <w:lvlText w:val=""/>
      <w:lvlJc w:val="left"/>
      <w:pPr>
        <w:ind w:left="2160" w:hanging="360"/>
      </w:pPr>
      <w:rPr>
        <w:rFonts w:hint="default" w:ascii="Wingdings" w:hAnsi="Wingdings"/>
      </w:rPr>
    </w:lvl>
    <w:lvl w:ilvl="3" w:tplc="9982ABCC">
      <w:start w:val="1"/>
      <w:numFmt w:val="bullet"/>
      <w:lvlText w:val=""/>
      <w:lvlJc w:val="left"/>
      <w:pPr>
        <w:ind w:left="2880" w:hanging="360"/>
      </w:pPr>
      <w:rPr>
        <w:rFonts w:hint="default" w:ascii="Symbol" w:hAnsi="Symbol"/>
      </w:rPr>
    </w:lvl>
    <w:lvl w:ilvl="4" w:tplc="295AB650">
      <w:start w:val="1"/>
      <w:numFmt w:val="bullet"/>
      <w:lvlText w:val="o"/>
      <w:lvlJc w:val="left"/>
      <w:pPr>
        <w:ind w:left="3600" w:hanging="360"/>
      </w:pPr>
      <w:rPr>
        <w:rFonts w:hint="default" w:ascii="Courier New" w:hAnsi="Courier New"/>
      </w:rPr>
    </w:lvl>
    <w:lvl w:ilvl="5" w:tplc="8C9EFBEC">
      <w:start w:val="1"/>
      <w:numFmt w:val="bullet"/>
      <w:lvlText w:val=""/>
      <w:lvlJc w:val="left"/>
      <w:pPr>
        <w:ind w:left="4320" w:hanging="360"/>
      </w:pPr>
      <w:rPr>
        <w:rFonts w:hint="default" w:ascii="Wingdings" w:hAnsi="Wingdings"/>
      </w:rPr>
    </w:lvl>
    <w:lvl w:ilvl="6" w:tplc="26E45662">
      <w:start w:val="1"/>
      <w:numFmt w:val="bullet"/>
      <w:lvlText w:val=""/>
      <w:lvlJc w:val="left"/>
      <w:pPr>
        <w:ind w:left="5040" w:hanging="360"/>
      </w:pPr>
      <w:rPr>
        <w:rFonts w:hint="default" w:ascii="Symbol" w:hAnsi="Symbol"/>
      </w:rPr>
    </w:lvl>
    <w:lvl w:ilvl="7" w:tplc="4C469666">
      <w:start w:val="1"/>
      <w:numFmt w:val="bullet"/>
      <w:lvlText w:val="o"/>
      <w:lvlJc w:val="left"/>
      <w:pPr>
        <w:ind w:left="5760" w:hanging="360"/>
      </w:pPr>
      <w:rPr>
        <w:rFonts w:hint="default" w:ascii="Courier New" w:hAnsi="Courier New"/>
      </w:rPr>
    </w:lvl>
    <w:lvl w:ilvl="8" w:tplc="4DB4527C">
      <w:start w:val="1"/>
      <w:numFmt w:val="bullet"/>
      <w:lvlText w:val=""/>
      <w:lvlJc w:val="left"/>
      <w:pPr>
        <w:ind w:left="6480" w:hanging="360"/>
      </w:pPr>
      <w:rPr>
        <w:rFonts w:hint="default" w:ascii="Wingdings" w:hAnsi="Wingdings"/>
      </w:rPr>
    </w:lvl>
  </w:abstractNum>
  <w:abstractNum w:abstractNumId="19" w15:restartNumberingAfterBreak="0">
    <w:nsid w:val="47502935"/>
    <w:multiLevelType w:val="hybridMultilevel"/>
    <w:tmpl w:val="FFFFFFFF"/>
    <w:lvl w:ilvl="0" w:tplc="87067032">
      <w:start w:val="1"/>
      <w:numFmt w:val="bullet"/>
      <w:lvlText w:val=""/>
      <w:lvlJc w:val="left"/>
      <w:pPr>
        <w:ind w:left="720" w:hanging="360"/>
      </w:pPr>
      <w:rPr>
        <w:rFonts w:hint="default" w:ascii="Symbol" w:hAnsi="Symbol"/>
      </w:rPr>
    </w:lvl>
    <w:lvl w:ilvl="1" w:tplc="AE161710">
      <w:start w:val="1"/>
      <w:numFmt w:val="bullet"/>
      <w:lvlText w:val="o"/>
      <w:lvlJc w:val="left"/>
      <w:pPr>
        <w:ind w:left="1440" w:hanging="360"/>
      </w:pPr>
      <w:rPr>
        <w:rFonts w:hint="default" w:ascii="Courier New" w:hAnsi="Courier New"/>
      </w:rPr>
    </w:lvl>
    <w:lvl w:ilvl="2" w:tplc="041638A4">
      <w:start w:val="1"/>
      <w:numFmt w:val="bullet"/>
      <w:lvlText w:val=""/>
      <w:lvlJc w:val="left"/>
      <w:pPr>
        <w:ind w:left="2160" w:hanging="360"/>
      </w:pPr>
      <w:rPr>
        <w:rFonts w:hint="default" w:ascii="Wingdings" w:hAnsi="Wingdings"/>
      </w:rPr>
    </w:lvl>
    <w:lvl w:ilvl="3" w:tplc="452E41C4">
      <w:start w:val="1"/>
      <w:numFmt w:val="bullet"/>
      <w:lvlText w:val=""/>
      <w:lvlJc w:val="left"/>
      <w:pPr>
        <w:ind w:left="2880" w:hanging="360"/>
      </w:pPr>
      <w:rPr>
        <w:rFonts w:hint="default" w:ascii="Symbol" w:hAnsi="Symbol"/>
      </w:rPr>
    </w:lvl>
    <w:lvl w:ilvl="4" w:tplc="51D839B0">
      <w:start w:val="1"/>
      <w:numFmt w:val="bullet"/>
      <w:lvlText w:val="o"/>
      <w:lvlJc w:val="left"/>
      <w:pPr>
        <w:ind w:left="3600" w:hanging="360"/>
      </w:pPr>
      <w:rPr>
        <w:rFonts w:hint="default" w:ascii="Courier New" w:hAnsi="Courier New"/>
      </w:rPr>
    </w:lvl>
    <w:lvl w:ilvl="5" w:tplc="71F649BC">
      <w:start w:val="1"/>
      <w:numFmt w:val="bullet"/>
      <w:lvlText w:val=""/>
      <w:lvlJc w:val="left"/>
      <w:pPr>
        <w:ind w:left="4320" w:hanging="360"/>
      </w:pPr>
      <w:rPr>
        <w:rFonts w:hint="default" w:ascii="Wingdings" w:hAnsi="Wingdings"/>
      </w:rPr>
    </w:lvl>
    <w:lvl w:ilvl="6" w:tplc="0FBE3EBE">
      <w:start w:val="1"/>
      <w:numFmt w:val="bullet"/>
      <w:lvlText w:val=""/>
      <w:lvlJc w:val="left"/>
      <w:pPr>
        <w:ind w:left="5040" w:hanging="360"/>
      </w:pPr>
      <w:rPr>
        <w:rFonts w:hint="default" w:ascii="Symbol" w:hAnsi="Symbol"/>
      </w:rPr>
    </w:lvl>
    <w:lvl w:ilvl="7" w:tplc="560EC10E">
      <w:start w:val="1"/>
      <w:numFmt w:val="bullet"/>
      <w:lvlText w:val="o"/>
      <w:lvlJc w:val="left"/>
      <w:pPr>
        <w:ind w:left="5760" w:hanging="360"/>
      </w:pPr>
      <w:rPr>
        <w:rFonts w:hint="default" w:ascii="Courier New" w:hAnsi="Courier New"/>
      </w:rPr>
    </w:lvl>
    <w:lvl w:ilvl="8" w:tplc="E8E67FB2">
      <w:start w:val="1"/>
      <w:numFmt w:val="bullet"/>
      <w:lvlText w:val=""/>
      <w:lvlJc w:val="left"/>
      <w:pPr>
        <w:ind w:left="6480" w:hanging="360"/>
      </w:pPr>
      <w:rPr>
        <w:rFonts w:hint="default" w:ascii="Wingdings" w:hAnsi="Wingdings"/>
      </w:rPr>
    </w:lvl>
  </w:abstractNum>
  <w:abstractNum w:abstractNumId="20" w15:restartNumberingAfterBreak="0">
    <w:nsid w:val="47E9FEC1"/>
    <w:multiLevelType w:val="hybridMultilevel"/>
    <w:tmpl w:val="FFFFFFFF"/>
    <w:lvl w:ilvl="0" w:tplc="31829DDC">
      <w:start w:val="1"/>
      <w:numFmt w:val="bullet"/>
      <w:lvlText w:val=""/>
      <w:lvlJc w:val="left"/>
      <w:pPr>
        <w:ind w:left="720" w:hanging="360"/>
      </w:pPr>
      <w:rPr>
        <w:rFonts w:hint="default" w:ascii="Symbol" w:hAnsi="Symbol"/>
      </w:rPr>
    </w:lvl>
    <w:lvl w:ilvl="1" w:tplc="72EC55EC">
      <w:start w:val="1"/>
      <w:numFmt w:val="bullet"/>
      <w:lvlText w:val="o"/>
      <w:lvlJc w:val="left"/>
      <w:pPr>
        <w:ind w:left="1440" w:hanging="360"/>
      </w:pPr>
      <w:rPr>
        <w:rFonts w:hint="default" w:ascii="Courier New" w:hAnsi="Courier New"/>
      </w:rPr>
    </w:lvl>
    <w:lvl w:ilvl="2" w:tplc="C566594A">
      <w:start w:val="1"/>
      <w:numFmt w:val="bullet"/>
      <w:lvlText w:val=""/>
      <w:lvlJc w:val="left"/>
      <w:pPr>
        <w:ind w:left="2160" w:hanging="360"/>
      </w:pPr>
      <w:rPr>
        <w:rFonts w:hint="default" w:ascii="Wingdings" w:hAnsi="Wingdings"/>
      </w:rPr>
    </w:lvl>
    <w:lvl w:ilvl="3" w:tplc="E5687418">
      <w:start w:val="1"/>
      <w:numFmt w:val="bullet"/>
      <w:lvlText w:val=""/>
      <w:lvlJc w:val="left"/>
      <w:pPr>
        <w:ind w:left="2880" w:hanging="360"/>
      </w:pPr>
      <w:rPr>
        <w:rFonts w:hint="default" w:ascii="Symbol" w:hAnsi="Symbol"/>
      </w:rPr>
    </w:lvl>
    <w:lvl w:ilvl="4" w:tplc="29CA936C">
      <w:start w:val="1"/>
      <w:numFmt w:val="bullet"/>
      <w:lvlText w:val="o"/>
      <w:lvlJc w:val="left"/>
      <w:pPr>
        <w:ind w:left="3600" w:hanging="360"/>
      </w:pPr>
      <w:rPr>
        <w:rFonts w:hint="default" w:ascii="Courier New" w:hAnsi="Courier New"/>
      </w:rPr>
    </w:lvl>
    <w:lvl w:ilvl="5" w:tplc="21CAA4AC">
      <w:start w:val="1"/>
      <w:numFmt w:val="bullet"/>
      <w:lvlText w:val=""/>
      <w:lvlJc w:val="left"/>
      <w:pPr>
        <w:ind w:left="4320" w:hanging="360"/>
      </w:pPr>
      <w:rPr>
        <w:rFonts w:hint="default" w:ascii="Wingdings" w:hAnsi="Wingdings"/>
      </w:rPr>
    </w:lvl>
    <w:lvl w:ilvl="6" w:tplc="EB42E9BC">
      <w:start w:val="1"/>
      <w:numFmt w:val="bullet"/>
      <w:lvlText w:val=""/>
      <w:lvlJc w:val="left"/>
      <w:pPr>
        <w:ind w:left="5040" w:hanging="360"/>
      </w:pPr>
      <w:rPr>
        <w:rFonts w:hint="default" w:ascii="Symbol" w:hAnsi="Symbol"/>
      </w:rPr>
    </w:lvl>
    <w:lvl w:ilvl="7" w:tplc="74DCAC00">
      <w:start w:val="1"/>
      <w:numFmt w:val="bullet"/>
      <w:lvlText w:val="o"/>
      <w:lvlJc w:val="left"/>
      <w:pPr>
        <w:ind w:left="5760" w:hanging="360"/>
      </w:pPr>
      <w:rPr>
        <w:rFonts w:hint="default" w:ascii="Courier New" w:hAnsi="Courier New"/>
      </w:rPr>
    </w:lvl>
    <w:lvl w:ilvl="8" w:tplc="321CDAC6">
      <w:start w:val="1"/>
      <w:numFmt w:val="bullet"/>
      <w:lvlText w:val=""/>
      <w:lvlJc w:val="left"/>
      <w:pPr>
        <w:ind w:left="6480" w:hanging="360"/>
      </w:pPr>
      <w:rPr>
        <w:rFonts w:hint="default" w:ascii="Wingdings" w:hAnsi="Wingdings"/>
      </w:rPr>
    </w:lvl>
  </w:abstractNum>
  <w:abstractNum w:abstractNumId="21" w15:restartNumberingAfterBreak="0">
    <w:nsid w:val="517C3048"/>
    <w:multiLevelType w:val="hybridMultilevel"/>
    <w:tmpl w:val="FFFFFFFF"/>
    <w:lvl w:ilvl="0" w:tplc="135E58D8">
      <w:start w:val="1"/>
      <w:numFmt w:val="bullet"/>
      <w:lvlText w:val=""/>
      <w:lvlJc w:val="left"/>
      <w:pPr>
        <w:ind w:left="720" w:hanging="360"/>
      </w:pPr>
      <w:rPr>
        <w:rFonts w:hint="default" w:ascii="Symbol" w:hAnsi="Symbol"/>
      </w:rPr>
    </w:lvl>
    <w:lvl w:ilvl="1" w:tplc="E8405D28">
      <w:start w:val="1"/>
      <w:numFmt w:val="bullet"/>
      <w:lvlText w:val="o"/>
      <w:lvlJc w:val="left"/>
      <w:pPr>
        <w:ind w:left="1440" w:hanging="360"/>
      </w:pPr>
      <w:rPr>
        <w:rFonts w:hint="default" w:ascii="Courier New" w:hAnsi="Courier New"/>
      </w:rPr>
    </w:lvl>
    <w:lvl w:ilvl="2" w:tplc="1F94E836">
      <w:start w:val="1"/>
      <w:numFmt w:val="bullet"/>
      <w:lvlText w:val=""/>
      <w:lvlJc w:val="left"/>
      <w:pPr>
        <w:ind w:left="2160" w:hanging="360"/>
      </w:pPr>
      <w:rPr>
        <w:rFonts w:hint="default" w:ascii="Wingdings" w:hAnsi="Wingdings"/>
      </w:rPr>
    </w:lvl>
    <w:lvl w:ilvl="3" w:tplc="F140C9E2">
      <w:start w:val="1"/>
      <w:numFmt w:val="bullet"/>
      <w:lvlText w:val=""/>
      <w:lvlJc w:val="left"/>
      <w:pPr>
        <w:ind w:left="2880" w:hanging="360"/>
      </w:pPr>
      <w:rPr>
        <w:rFonts w:hint="default" w:ascii="Symbol" w:hAnsi="Symbol"/>
      </w:rPr>
    </w:lvl>
    <w:lvl w:ilvl="4" w:tplc="936896FE">
      <w:start w:val="1"/>
      <w:numFmt w:val="bullet"/>
      <w:lvlText w:val="o"/>
      <w:lvlJc w:val="left"/>
      <w:pPr>
        <w:ind w:left="3600" w:hanging="360"/>
      </w:pPr>
      <w:rPr>
        <w:rFonts w:hint="default" w:ascii="Courier New" w:hAnsi="Courier New"/>
      </w:rPr>
    </w:lvl>
    <w:lvl w:ilvl="5" w:tplc="F1CA8054">
      <w:start w:val="1"/>
      <w:numFmt w:val="bullet"/>
      <w:lvlText w:val=""/>
      <w:lvlJc w:val="left"/>
      <w:pPr>
        <w:ind w:left="4320" w:hanging="360"/>
      </w:pPr>
      <w:rPr>
        <w:rFonts w:hint="default" w:ascii="Wingdings" w:hAnsi="Wingdings"/>
      </w:rPr>
    </w:lvl>
    <w:lvl w:ilvl="6" w:tplc="82C8C8C8">
      <w:start w:val="1"/>
      <w:numFmt w:val="bullet"/>
      <w:lvlText w:val=""/>
      <w:lvlJc w:val="left"/>
      <w:pPr>
        <w:ind w:left="5040" w:hanging="360"/>
      </w:pPr>
      <w:rPr>
        <w:rFonts w:hint="default" w:ascii="Symbol" w:hAnsi="Symbol"/>
      </w:rPr>
    </w:lvl>
    <w:lvl w:ilvl="7" w:tplc="53960EEE">
      <w:start w:val="1"/>
      <w:numFmt w:val="bullet"/>
      <w:lvlText w:val="o"/>
      <w:lvlJc w:val="left"/>
      <w:pPr>
        <w:ind w:left="5760" w:hanging="360"/>
      </w:pPr>
      <w:rPr>
        <w:rFonts w:hint="default" w:ascii="Courier New" w:hAnsi="Courier New"/>
      </w:rPr>
    </w:lvl>
    <w:lvl w:ilvl="8" w:tplc="29900502">
      <w:start w:val="1"/>
      <w:numFmt w:val="bullet"/>
      <w:lvlText w:val=""/>
      <w:lvlJc w:val="left"/>
      <w:pPr>
        <w:ind w:left="6480" w:hanging="360"/>
      </w:pPr>
      <w:rPr>
        <w:rFonts w:hint="default" w:ascii="Wingdings" w:hAnsi="Wingdings"/>
      </w:rPr>
    </w:lvl>
  </w:abstractNum>
  <w:abstractNum w:abstractNumId="22" w15:restartNumberingAfterBreak="0">
    <w:nsid w:val="533DD707"/>
    <w:multiLevelType w:val="hybridMultilevel"/>
    <w:tmpl w:val="FFFFFFFF"/>
    <w:lvl w:ilvl="0" w:tplc="A052F942">
      <w:start w:val="1"/>
      <w:numFmt w:val="bullet"/>
      <w:lvlText w:val=""/>
      <w:lvlJc w:val="left"/>
      <w:pPr>
        <w:ind w:left="720" w:hanging="360"/>
      </w:pPr>
      <w:rPr>
        <w:rFonts w:hint="default" w:ascii="Symbol" w:hAnsi="Symbol"/>
      </w:rPr>
    </w:lvl>
    <w:lvl w:ilvl="1" w:tplc="026C3130">
      <w:start w:val="1"/>
      <w:numFmt w:val="bullet"/>
      <w:lvlText w:val="o"/>
      <w:lvlJc w:val="left"/>
      <w:pPr>
        <w:ind w:left="1440" w:hanging="360"/>
      </w:pPr>
      <w:rPr>
        <w:rFonts w:hint="default" w:ascii="Courier New" w:hAnsi="Courier New"/>
      </w:rPr>
    </w:lvl>
    <w:lvl w:ilvl="2" w:tplc="63D8E3BE">
      <w:start w:val="1"/>
      <w:numFmt w:val="bullet"/>
      <w:lvlText w:val=""/>
      <w:lvlJc w:val="left"/>
      <w:pPr>
        <w:ind w:left="2160" w:hanging="360"/>
      </w:pPr>
      <w:rPr>
        <w:rFonts w:hint="default" w:ascii="Wingdings" w:hAnsi="Wingdings"/>
      </w:rPr>
    </w:lvl>
    <w:lvl w:ilvl="3" w:tplc="6AFCCBAC">
      <w:start w:val="1"/>
      <w:numFmt w:val="bullet"/>
      <w:lvlText w:val=""/>
      <w:lvlJc w:val="left"/>
      <w:pPr>
        <w:ind w:left="2880" w:hanging="360"/>
      </w:pPr>
      <w:rPr>
        <w:rFonts w:hint="default" w:ascii="Symbol" w:hAnsi="Symbol"/>
      </w:rPr>
    </w:lvl>
    <w:lvl w:ilvl="4" w:tplc="FB126950">
      <w:start w:val="1"/>
      <w:numFmt w:val="bullet"/>
      <w:lvlText w:val="o"/>
      <w:lvlJc w:val="left"/>
      <w:pPr>
        <w:ind w:left="3600" w:hanging="360"/>
      </w:pPr>
      <w:rPr>
        <w:rFonts w:hint="default" w:ascii="Courier New" w:hAnsi="Courier New"/>
      </w:rPr>
    </w:lvl>
    <w:lvl w:ilvl="5" w:tplc="B530729A">
      <w:start w:val="1"/>
      <w:numFmt w:val="bullet"/>
      <w:lvlText w:val=""/>
      <w:lvlJc w:val="left"/>
      <w:pPr>
        <w:ind w:left="4320" w:hanging="360"/>
      </w:pPr>
      <w:rPr>
        <w:rFonts w:hint="default" w:ascii="Wingdings" w:hAnsi="Wingdings"/>
      </w:rPr>
    </w:lvl>
    <w:lvl w:ilvl="6" w:tplc="0256FCD8">
      <w:start w:val="1"/>
      <w:numFmt w:val="bullet"/>
      <w:lvlText w:val=""/>
      <w:lvlJc w:val="left"/>
      <w:pPr>
        <w:ind w:left="5040" w:hanging="360"/>
      </w:pPr>
      <w:rPr>
        <w:rFonts w:hint="default" w:ascii="Symbol" w:hAnsi="Symbol"/>
      </w:rPr>
    </w:lvl>
    <w:lvl w:ilvl="7" w:tplc="A54CD892">
      <w:start w:val="1"/>
      <w:numFmt w:val="bullet"/>
      <w:lvlText w:val="o"/>
      <w:lvlJc w:val="left"/>
      <w:pPr>
        <w:ind w:left="5760" w:hanging="360"/>
      </w:pPr>
      <w:rPr>
        <w:rFonts w:hint="default" w:ascii="Courier New" w:hAnsi="Courier New"/>
      </w:rPr>
    </w:lvl>
    <w:lvl w:ilvl="8" w:tplc="D9BA30EA">
      <w:start w:val="1"/>
      <w:numFmt w:val="bullet"/>
      <w:lvlText w:val=""/>
      <w:lvlJc w:val="left"/>
      <w:pPr>
        <w:ind w:left="6480" w:hanging="360"/>
      </w:pPr>
      <w:rPr>
        <w:rFonts w:hint="default" w:ascii="Wingdings" w:hAnsi="Wingdings"/>
      </w:rPr>
    </w:lvl>
  </w:abstractNum>
  <w:abstractNum w:abstractNumId="23" w15:restartNumberingAfterBreak="0">
    <w:nsid w:val="572A3BEA"/>
    <w:multiLevelType w:val="hybridMultilevel"/>
    <w:tmpl w:val="7F101DFA"/>
    <w:lvl w:ilvl="0" w:tplc="674658DC">
      <w:start w:val="1"/>
      <w:numFmt w:val="bullet"/>
      <w:lvlText w:val=""/>
      <w:lvlJc w:val="left"/>
      <w:pPr>
        <w:tabs>
          <w:tab w:val="num" w:pos="720"/>
        </w:tabs>
        <w:ind w:left="720" w:hanging="360"/>
      </w:pPr>
      <w:rPr>
        <w:rFonts w:hint="default" w:ascii="Symbol" w:hAnsi="Symbol"/>
        <w:sz w:val="20"/>
      </w:rPr>
    </w:lvl>
    <w:lvl w:ilvl="1" w:tplc="75D04EFA" w:tentative="1">
      <w:start w:val="1"/>
      <w:numFmt w:val="bullet"/>
      <w:lvlText w:val=""/>
      <w:lvlJc w:val="left"/>
      <w:pPr>
        <w:tabs>
          <w:tab w:val="num" w:pos="1440"/>
        </w:tabs>
        <w:ind w:left="1440" w:hanging="360"/>
      </w:pPr>
      <w:rPr>
        <w:rFonts w:hint="default" w:ascii="Symbol" w:hAnsi="Symbol"/>
        <w:sz w:val="20"/>
      </w:rPr>
    </w:lvl>
    <w:lvl w:ilvl="2" w:tplc="2FE27604" w:tentative="1">
      <w:start w:val="1"/>
      <w:numFmt w:val="bullet"/>
      <w:lvlText w:val=""/>
      <w:lvlJc w:val="left"/>
      <w:pPr>
        <w:tabs>
          <w:tab w:val="num" w:pos="2160"/>
        </w:tabs>
        <w:ind w:left="2160" w:hanging="360"/>
      </w:pPr>
      <w:rPr>
        <w:rFonts w:hint="default" w:ascii="Symbol" w:hAnsi="Symbol"/>
        <w:sz w:val="20"/>
      </w:rPr>
    </w:lvl>
    <w:lvl w:ilvl="3" w:tplc="D2E65BEC" w:tentative="1">
      <w:start w:val="1"/>
      <w:numFmt w:val="bullet"/>
      <w:lvlText w:val=""/>
      <w:lvlJc w:val="left"/>
      <w:pPr>
        <w:tabs>
          <w:tab w:val="num" w:pos="2880"/>
        </w:tabs>
        <w:ind w:left="2880" w:hanging="360"/>
      </w:pPr>
      <w:rPr>
        <w:rFonts w:hint="default" w:ascii="Symbol" w:hAnsi="Symbol"/>
        <w:sz w:val="20"/>
      </w:rPr>
    </w:lvl>
    <w:lvl w:ilvl="4" w:tplc="D0D639F8" w:tentative="1">
      <w:start w:val="1"/>
      <w:numFmt w:val="bullet"/>
      <w:lvlText w:val=""/>
      <w:lvlJc w:val="left"/>
      <w:pPr>
        <w:tabs>
          <w:tab w:val="num" w:pos="3600"/>
        </w:tabs>
        <w:ind w:left="3600" w:hanging="360"/>
      </w:pPr>
      <w:rPr>
        <w:rFonts w:hint="default" w:ascii="Symbol" w:hAnsi="Symbol"/>
        <w:sz w:val="20"/>
      </w:rPr>
    </w:lvl>
    <w:lvl w:ilvl="5" w:tplc="6186E92C" w:tentative="1">
      <w:start w:val="1"/>
      <w:numFmt w:val="bullet"/>
      <w:lvlText w:val=""/>
      <w:lvlJc w:val="left"/>
      <w:pPr>
        <w:tabs>
          <w:tab w:val="num" w:pos="4320"/>
        </w:tabs>
        <w:ind w:left="4320" w:hanging="360"/>
      </w:pPr>
      <w:rPr>
        <w:rFonts w:hint="default" w:ascii="Symbol" w:hAnsi="Symbol"/>
        <w:sz w:val="20"/>
      </w:rPr>
    </w:lvl>
    <w:lvl w:ilvl="6" w:tplc="E22426DE" w:tentative="1">
      <w:start w:val="1"/>
      <w:numFmt w:val="bullet"/>
      <w:lvlText w:val=""/>
      <w:lvlJc w:val="left"/>
      <w:pPr>
        <w:tabs>
          <w:tab w:val="num" w:pos="5040"/>
        </w:tabs>
        <w:ind w:left="5040" w:hanging="360"/>
      </w:pPr>
      <w:rPr>
        <w:rFonts w:hint="default" w:ascii="Symbol" w:hAnsi="Symbol"/>
        <w:sz w:val="20"/>
      </w:rPr>
    </w:lvl>
    <w:lvl w:ilvl="7" w:tplc="84C27C34" w:tentative="1">
      <w:start w:val="1"/>
      <w:numFmt w:val="bullet"/>
      <w:lvlText w:val=""/>
      <w:lvlJc w:val="left"/>
      <w:pPr>
        <w:tabs>
          <w:tab w:val="num" w:pos="5760"/>
        </w:tabs>
        <w:ind w:left="5760" w:hanging="360"/>
      </w:pPr>
      <w:rPr>
        <w:rFonts w:hint="default" w:ascii="Symbol" w:hAnsi="Symbol"/>
        <w:sz w:val="20"/>
      </w:rPr>
    </w:lvl>
    <w:lvl w:ilvl="8" w:tplc="381267FC"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5AC71810"/>
    <w:multiLevelType w:val="hybridMultilevel"/>
    <w:tmpl w:val="FFFFFFFF"/>
    <w:lvl w:ilvl="0" w:tplc="C186D516">
      <w:start w:val="1"/>
      <w:numFmt w:val="bullet"/>
      <w:lvlText w:val=""/>
      <w:lvlJc w:val="left"/>
      <w:pPr>
        <w:ind w:left="720" w:hanging="360"/>
      </w:pPr>
      <w:rPr>
        <w:rFonts w:hint="default" w:ascii="Symbol" w:hAnsi="Symbol"/>
      </w:rPr>
    </w:lvl>
    <w:lvl w:ilvl="1" w:tplc="6AE41560">
      <w:start w:val="1"/>
      <w:numFmt w:val="bullet"/>
      <w:lvlText w:val="o"/>
      <w:lvlJc w:val="left"/>
      <w:pPr>
        <w:ind w:left="1440" w:hanging="360"/>
      </w:pPr>
      <w:rPr>
        <w:rFonts w:hint="default" w:ascii="Courier New" w:hAnsi="Courier New"/>
      </w:rPr>
    </w:lvl>
    <w:lvl w:ilvl="2" w:tplc="5504D720">
      <w:start w:val="1"/>
      <w:numFmt w:val="bullet"/>
      <w:lvlText w:val=""/>
      <w:lvlJc w:val="left"/>
      <w:pPr>
        <w:ind w:left="2160" w:hanging="360"/>
      </w:pPr>
      <w:rPr>
        <w:rFonts w:hint="default" w:ascii="Wingdings" w:hAnsi="Wingdings"/>
      </w:rPr>
    </w:lvl>
    <w:lvl w:ilvl="3" w:tplc="65A26640">
      <w:start w:val="1"/>
      <w:numFmt w:val="bullet"/>
      <w:lvlText w:val=""/>
      <w:lvlJc w:val="left"/>
      <w:pPr>
        <w:ind w:left="2880" w:hanging="360"/>
      </w:pPr>
      <w:rPr>
        <w:rFonts w:hint="default" w:ascii="Symbol" w:hAnsi="Symbol"/>
      </w:rPr>
    </w:lvl>
    <w:lvl w:ilvl="4" w:tplc="26D0742C">
      <w:start w:val="1"/>
      <w:numFmt w:val="bullet"/>
      <w:lvlText w:val="o"/>
      <w:lvlJc w:val="left"/>
      <w:pPr>
        <w:ind w:left="3600" w:hanging="360"/>
      </w:pPr>
      <w:rPr>
        <w:rFonts w:hint="default" w:ascii="Courier New" w:hAnsi="Courier New"/>
      </w:rPr>
    </w:lvl>
    <w:lvl w:ilvl="5" w:tplc="3012692C">
      <w:start w:val="1"/>
      <w:numFmt w:val="bullet"/>
      <w:lvlText w:val=""/>
      <w:lvlJc w:val="left"/>
      <w:pPr>
        <w:ind w:left="4320" w:hanging="360"/>
      </w:pPr>
      <w:rPr>
        <w:rFonts w:hint="default" w:ascii="Wingdings" w:hAnsi="Wingdings"/>
      </w:rPr>
    </w:lvl>
    <w:lvl w:ilvl="6" w:tplc="451A57A4">
      <w:start w:val="1"/>
      <w:numFmt w:val="bullet"/>
      <w:lvlText w:val=""/>
      <w:lvlJc w:val="left"/>
      <w:pPr>
        <w:ind w:left="5040" w:hanging="360"/>
      </w:pPr>
      <w:rPr>
        <w:rFonts w:hint="default" w:ascii="Symbol" w:hAnsi="Symbol"/>
      </w:rPr>
    </w:lvl>
    <w:lvl w:ilvl="7" w:tplc="9FB6AE0C">
      <w:start w:val="1"/>
      <w:numFmt w:val="bullet"/>
      <w:lvlText w:val="o"/>
      <w:lvlJc w:val="left"/>
      <w:pPr>
        <w:ind w:left="5760" w:hanging="360"/>
      </w:pPr>
      <w:rPr>
        <w:rFonts w:hint="default" w:ascii="Courier New" w:hAnsi="Courier New"/>
      </w:rPr>
    </w:lvl>
    <w:lvl w:ilvl="8" w:tplc="7B84DDC0">
      <w:start w:val="1"/>
      <w:numFmt w:val="bullet"/>
      <w:lvlText w:val=""/>
      <w:lvlJc w:val="left"/>
      <w:pPr>
        <w:ind w:left="6480" w:hanging="360"/>
      </w:pPr>
      <w:rPr>
        <w:rFonts w:hint="default" w:ascii="Wingdings" w:hAnsi="Wingdings"/>
      </w:rPr>
    </w:lvl>
  </w:abstractNum>
  <w:abstractNum w:abstractNumId="25" w15:restartNumberingAfterBreak="0">
    <w:nsid w:val="608D5F57"/>
    <w:multiLevelType w:val="hybridMultilevel"/>
    <w:tmpl w:val="FFFFFFFF"/>
    <w:lvl w:ilvl="0" w:tplc="5DAA9F66">
      <w:start w:val="1"/>
      <w:numFmt w:val="bullet"/>
      <w:lvlText w:val=""/>
      <w:lvlJc w:val="left"/>
      <w:pPr>
        <w:ind w:left="720" w:hanging="360"/>
      </w:pPr>
      <w:rPr>
        <w:rFonts w:hint="default" w:ascii="Symbol" w:hAnsi="Symbol"/>
      </w:rPr>
    </w:lvl>
    <w:lvl w:ilvl="1" w:tplc="875E84F8">
      <w:start w:val="1"/>
      <w:numFmt w:val="bullet"/>
      <w:lvlText w:val="o"/>
      <w:lvlJc w:val="left"/>
      <w:pPr>
        <w:ind w:left="1440" w:hanging="360"/>
      </w:pPr>
      <w:rPr>
        <w:rFonts w:hint="default" w:ascii="Courier New" w:hAnsi="Courier New"/>
      </w:rPr>
    </w:lvl>
    <w:lvl w:ilvl="2" w:tplc="A0486D18">
      <w:start w:val="1"/>
      <w:numFmt w:val="bullet"/>
      <w:lvlText w:val=""/>
      <w:lvlJc w:val="left"/>
      <w:pPr>
        <w:ind w:left="2160" w:hanging="360"/>
      </w:pPr>
      <w:rPr>
        <w:rFonts w:hint="default" w:ascii="Wingdings" w:hAnsi="Wingdings"/>
      </w:rPr>
    </w:lvl>
    <w:lvl w:ilvl="3" w:tplc="C144C214">
      <w:start w:val="1"/>
      <w:numFmt w:val="bullet"/>
      <w:lvlText w:val=""/>
      <w:lvlJc w:val="left"/>
      <w:pPr>
        <w:ind w:left="2880" w:hanging="360"/>
      </w:pPr>
      <w:rPr>
        <w:rFonts w:hint="default" w:ascii="Symbol" w:hAnsi="Symbol"/>
      </w:rPr>
    </w:lvl>
    <w:lvl w:ilvl="4" w:tplc="EC16AE58">
      <w:start w:val="1"/>
      <w:numFmt w:val="bullet"/>
      <w:lvlText w:val="o"/>
      <w:lvlJc w:val="left"/>
      <w:pPr>
        <w:ind w:left="3600" w:hanging="360"/>
      </w:pPr>
      <w:rPr>
        <w:rFonts w:hint="default" w:ascii="Courier New" w:hAnsi="Courier New"/>
      </w:rPr>
    </w:lvl>
    <w:lvl w:ilvl="5" w:tplc="E144B03A">
      <w:start w:val="1"/>
      <w:numFmt w:val="bullet"/>
      <w:lvlText w:val=""/>
      <w:lvlJc w:val="left"/>
      <w:pPr>
        <w:ind w:left="4320" w:hanging="360"/>
      </w:pPr>
      <w:rPr>
        <w:rFonts w:hint="default" w:ascii="Wingdings" w:hAnsi="Wingdings"/>
      </w:rPr>
    </w:lvl>
    <w:lvl w:ilvl="6" w:tplc="3BEE970E">
      <w:start w:val="1"/>
      <w:numFmt w:val="bullet"/>
      <w:lvlText w:val=""/>
      <w:lvlJc w:val="left"/>
      <w:pPr>
        <w:ind w:left="5040" w:hanging="360"/>
      </w:pPr>
      <w:rPr>
        <w:rFonts w:hint="default" w:ascii="Symbol" w:hAnsi="Symbol"/>
      </w:rPr>
    </w:lvl>
    <w:lvl w:ilvl="7" w:tplc="91363AF0">
      <w:start w:val="1"/>
      <w:numFmt w:val="bullet"/>
      <w:lvlText w:val="o"/>
      <w:lvlJc w:val="left"/>
      <w:pPr>
        <w:ind w:left="5760" w:hanging="360"/>
      </w:pPr>
      <w:rPr>
        <w:rFonts w:hint="default" w:ascii="Courier New" w:hAnsi="Courier New"/>
      </w:rPr>
    </w:lvl>
    <w:lvl w:ilvl="8" w:tplc="765E55C6">
      <w:start w:val="1"/>
      <w:numFmt w:val="bullet"/>
      <w:lvlText w:val=""/>
      <w:lvlJc w:val="left"/>
      <w:pPr>
        <w:ind w:left="6480" w:hanging="360"/>
      </w:pPr>
      <w:rPr>
        <w:rFonts w:hint="default" w:ascii="Wingdings" w:hAnsi="Wingdings"/>
      </w:rPr>
    </w:lvl>
  </w:abstractNum>
  <w:abstractNum w:abstractNumId="26" w15:restartNumberingAfterBreak="0">
    <w:nsid w:val="66206DCD"/>
    <w:multiLevelType w:val="hybridMultilevel"/>
    <w:tmpl w:val="FFFFFFFF"/>
    <w:lvl w:ilvl="0" w:tplc="B0F42F26">
      <w:start w:val="1"/>
      <w:numFmt w:val="bullet"/>
      <w:lvlText w:val=""/>
      <w:lvlJc w:val="left"/>
      <w:pPr>
        <w:ind w:left="720" w:hanging="360"/>
      </w:pPr>
      <w:rPr>
        <w:rFonts w:hint="default" w:ascii="Wingdings" w:hAnsi="Wingdings"/>
      </w:rPr>
    </w:lvl>
    <w:lvl w:ilvl="1" w:tplc="153A99E2">
      <w:start w:val="1"/>
      <w:numFmt w:val="bullet"/>
      <w:lvlText w:val="o"/>
      <w:lvlJc w:val="left"/>
      <w:pPr>
        <w:ind w:left="1440" w:hanging="360"/>
      </w:pPr>
      <w:rPr>
        <w:rFonts w:hint="default" w:ascii="Courier New" w:hAnsi="Courier New"/>
      </w:rPr>
    </w:lvl>
    <w:lvl w:ilvl="2" w:tplc="061E1808">
      <w:start w:val="1"/>
      <w:numFmt w:val="bullet"/>
      <w:lvlText w:val=""/>
      <w:lvlJc w:val="left"/>
      <w:pPr>
        <w:ind w:left="2160" w:hanging="360"/>
      </w:pPr>
      <w:rPr>
        <w:rFonts w:hint="default" w:ascii="Wingdings" w:hAnsi="Wingdings"/>
      </w:rPr>
    </w:lvl>
    <w:lvl w:ilvl="3" w:tplc="5D0AC816">
      <w:start w:val="1"/>
      <w:numFmt w:val="bullet"/>
      <w:lvlText w:val=""/>
      <w:lvlJc w:val="left"/>
      <w:pPr>
        <w:ind w:left="2880" w:hanging="360"/>
      </w:pPr>
      <w:rPr>
        <w:rFonts w:hint="default" w:ascii="Symbol" w:hAnsi="Symbol"/>
      </w:rPr>
    </w:lvl>
    <w:lvl w:ilvl="4" w:tplc="6D92D5C4">
      <w:start w:val="1"/>
      <w:numFmt w:val="bullet"/>
      <w:lvlText w:val="o"/>
      <w:lvlJc w:val="left"/>
      <w:pPr>
        <w:ind w:left="3600" w:hanging="360"/>
      </w:pPr>
      <w:rPr>
        <w:rFonts w:hint="default" w:ascii="Courier New" w:hAnsi="Courier New"/>
      </w:rPr>
    </w:lvl>
    <w:lvl w:ilvl="5" w:tplc="6BD8CFA4">
      <w:start w:val="1"/>
      <w:numFmt w:val="bullet"/>
      <w:lvlText w:val=""/>
      <w:lvlJc w:val="left"/>
      <w:pPr>
        <w:ind w:left="4320" w:hanging="360"/>
      </w:pPr>
      <w:rPr>
        <w:rFonts w:hint="default" w:ascii="Wingdings" w:hAnsi="Wingdings"/>
      </w:rPr>
    </w:lvl>
    <w:lvl w:ilvl="6" w:tplc="7E82CAC0">
      <w:start w:val="1"/>
      <w:numFmt w:val="bullet"/>
      <w:lvlText w:val=""/>
      <w:lvlJc w:val="left"/>
      <w:pPr>
        <w:ind w:left="5040" w:hanging="360"/>
      </w:pPr>
      <w:rPr>
        <w:rFonts w:hint="default" w:ascii="Symbol" w:hAnsi="Symbol"/>
      </w:rPr>
    </w:lvl>
    <w:lvl w:ilvl="7" w:tplc="AC2ECA6C">
      <w:start w:val="1"/>
      <w:numFmt w:val="bullet"/>
      <w:lvlText w:val="o"/>
      <w:lvlJc w:val="left"/>
      <w:pPr>
        <w:ind w:left="5760" w:hanging="360"/>
      </w:pPr>
      <w:rPr>
        <w:rFonts w:hint="default" w:ascii="Courier New" w:hAnsi="Courier New"/>
      </w:rPr>
    </w:lvl>
    <w:lvl w:ilvl="8" w:tplc="2710DCBA">
      <w:start w:val="1"/>
      <w:numFmt w:val="bullet"/>
      <w:lvlText w:val=""/>
      <w:lvlJc w:val="left"/>
      <w:pPr>
        <w:ind w:left="6480" w:hanging="360"/>
      </w:pPr>
      <w:rPr>
        <w:rFonts w:hint="default" w:ascii="Wingdings" w:hAnsi="Wingdings"/>
      </w:rPr>
    </w:lvl>
  </w:abstractNum>
  <w:abstractNum w:abstractNumId="27" w15:restartNumberingAfterBreak="0">
    <w:nsid w:val="681F1315"/>
    <w:multiLevelType w:val="hybridMultilevel"/>
    <w:tmpl w:val="FFFFFFFF"/>
    <w:lvl w:ilvl="0" w:tplc="93943F06">
      <w:start w:val="1"/>
      <w:numFmt w:val="bullet"/>
      <w:lvlText w:val=""/>
      <w:lvlJc w:val="left"/>
      <w:pPr>
        <w:ind w:left="720" w:hanging="360"/>
      </w:pPr>
      <w:rPr>
        <w:rFonts w:hint="default" w:ascii="Symbol" w:hAnsi="Symbol"/>
      </w:rPr>
    </w:lvl>
    <w:lvl w:ilvl="1" w:tplc="543A864C">
      <w:start w:val="1"/>
      <w:numFmt w:val="bullet"/>
      <w:lvlText w:val="o"/>
      <w:lvlJc w:val="left"/>
      <w:pPr>
        <w:ind w:left="1440" w:hanging="360"/>
      </w:pPr>
      <w:rPr>
        <w:rFonts w:hint="default" w:ascii="Courier New" w:hAnsi="Courier New"/>
      </w:rPr>
    </w:lvl>
    <w:lvl w:ilvl="2" w:tplc="78143664">
      <w:start w:val="1"/>
      <w:numFmt w:val="bullet"/>
      <w:lvlText w:val=""/>
      <w:lvlJc w:val="left"/>
      <w:pPr>
        <w:ind w:left="2160" w:hanging="360"/>
      </w:pPr>
      <w:rPr>
        <w:rFonts w:hint="default" w:ascii="Wingdings" w:hAnsi="Wingdings"/>
      </w:rPr>
    </w:lvl>
    <w:lvl w:ilvl="3" w:tplc="09103038">
      <w:start w:val="1"/>
      <w:numFmt w:val="bullet"/>
      <w:lvlText w:val=""/>
      <w:lvlJc w:val="left"/>
      <w:pPr>
        <w:ind w:left="2880" w:hanging="360"/>
      </w:pPr>
      <w:rPr>
        <w:rFonts w:hint="default" w:ascii="Symbol" w:hAnsi="Symbol"/>
      </w:rPr>
    </w:lvl>
    <w:lvl w:ilvl="4" w:tplc="5462862C">
      <w:start w:val="1"/>
      <w:numFmt w:val="bullet"/>
      <w:lvlText w:val="o"/>
      <w:lvlJc w:val="left"/>
      <w:pPr>
        <w:ind w:left="3600" w:hanging="360"/>
      </w:pPr>
      <w:rPr>
        <w:rFonts w:hint="default" w:ascii="Courier New" w:hAnsi="Courier New"/>
      </w:rPr>
    </w:lvl>
    <w:lvl w:ilvl="5" w:tplc="B7BE9CBA">
      <w:start w:val="1"/>
      <w:numFmt w:val="bullet"/>
      <w:lvlText w:val=""/>
      <w:lvlJc w:val="left"/>
      <w:pPr>
        <w:ind w:left="4320" w:hanging="360"/>
      </w:pPr>
      <w:rPr>
        <w:rFonts w:hint="default" w:ascii="Wingdings" w:hAnsi="Wingdings"/>
      </w:rPr>
    </w:lvl>
    <w:lvl w:ilvl="6" w:tplc="F81A9470">
      <w:start w:val="1"/>
      <w:numFmt w:val="bullet"/>
      <w:lvlText w:val=""/>
      <w:lvlJc w:val="left"/>
      <w:pPr>
        <w:ind w:left="5040" w:hanging="360"/>
      </w:pPr>
      <w:rPr>
        <w:rFonts w:hint="default" w:ascii="Symbol" w:hAnsi="Symbol"/>
      </w:rPr>
    </w:lvl>
    <w:lvl w:ilvl="7" w:tplc="399C6A2C">
      <w:start w:val="1"/>
      <w:numFmt w:val="bullet"/>
      <w:lvlText w:val="o"/>
      <w:lvlJc w:val="left"/>
      <w:pPr>
        <w:ind w:left="5760" w:hanging="360"/>
      </w:pPr>
      <w:rPr>
        <w:rFonts w:hint="default" w:ascii="Courier New" w:hAnsi="Courier New"/>
      </w:rPr>
    </w:lvl>
    <w:lvl w:ilvl="8" w:tplc="9E0A8618">
      <w:start w:val="1"/>
      <w:numFmt w:val="bullet"/>
      <w:lvlText w:val=""/>
      <w:lvlJc w:val="left"/>
      <w:pPr>
        <w:ind w:left="6480" w:hanging="360"/>
      </w:pPr>
      <w:rPr>
        <w:rFonts w:hint="default" w:ascii="Wingdings" w:hAnsi="Wingdings"/>
      </w:rPr>
    </w:lvl>
  </w:abstractNum>
  <w:abstractNum w:abstractNumId="28" w15:restartNumberingAfterBreak="0">
    <w:nsid w:val="69E7271F"/>
    <w:multiLevelType w:val="hybridMultilevel"/>
    <w:tmpl w:val="FFFFFFFF"/>
    <w:lvl w:ilvl="0" w:tplc="743C93FC">
      <w:start w:val="1"/>
      <w:numFmt w:val="bullet"/>
      <w:lvlText w:val=""/>
      <w:lvlJc w:val="left"/>
      <w:pPr>
        <w:ind w:left="720" w:hanging="360"/>
      </w:pPr>
      <w:rPr>
        <w:rFonts w:hint="default" w:ascii="Symbol" w:hAnsi="Symbol"/>
      </w:rPr>
    </w:lvl>
    <w:lvl w:ilvl="1" w:tplc="B9CE8B50">
      <w:start w:val="1"/>
      <w:numFmt w:val="bullet"/>
      <w:lvlText w:val="o"/>
      <w:lvlJc w:val="left"/>
      <w:pPr>
        <w:ind w:left="1440" w:hanging="360"/>
      </w:pPr>
      <w:rPr>
        <w:rFonts w:hint="default" w:ascii="Courier New" w:hAnsi="Courier New"/>
      </w:rPr>
    </w:lvl>
    <w:lvl w:ilvl="2" w:tplc="054C7D0A">
      <w:start w:val="1"/>
      <w:numFmt w:val="bullet"/>
      <w:lvlText w:val=""/>
      <w:lvlJc w:val="left"/>
      <w:pPr>
        <w:ind w:left="2160" w:hanging="360"/>
      </w:pPr>
      <w:rPr>
        <w:rFonts w:hint="default" w:ascii="Wingdings" w:hAnsi="Wingdings"/>
      </w:rPr>
    </w:lvl>
    <w:lvl w:ilvl="3" w:tplc="4F66687A">
      <w:start w:val="1"/>
      <w:numFmt w:val="bullet"/>
      <w:lvlText w:val=""/>
      <w:lvlJc w:val="left"/>
      <w:pPr>
        <w:ind w:left="2880" w:hanging="360"/>
      </w:pPr>
      <w:rPr>
        <w:rFonts w:hint="default" w:ascii="Symbol" w:hAnsi="Symbol"/>
      </w:rPr>
    </w:lvl>
    <w:lvl w:ilvl="4" w:tplc="8068A8EE">
      <w:start w:val="1"/>
      <w:numFmt w:val="bullet"/>
      <w:lvlText w:val="o"/>
      <w:lvlJc w:val="left"/>
      <w:pPr>
        <w:ind w:left="3600" w:hanging="360"/>
      </w:pPr>
      <w:rPr>
        <w:rFonts w:hint="default" w:ascii="Courier New" w:hAnsi="Courier New"/>
      </w:rPr>
    </w:lvl>
    <w:lvl w:ilvl="5" w:tplc="600AD4B4">
      <w:start w:val="1"/>
      <w:numFmt w:val="bullet"/>
      <w:lvlText w:val=""/>
      <w:lvlJc w:val="left"/>
      <w:pPr>
        <w:ind w:left="4320" w:hanging="360"/>
      </w:pPr>
      <w:rPr>
        <w:rFonts w:hint="default" w:ascii="Wingdings" w:hAnsi="Wingdings"/>
      </w:rPr>
    </w:lvl>
    <w:lvl w:ilvl="6" w:tplc="B3FA232E">
      <w:start w:val="1"/>
      <w:numFmt w:val="bullet"/>
      <w:lvlText w:val=""/>
      <w:lvlJc w:val="left"/>
      <w:pPr>
        <w:ind w:left="5040" w:hanging="360"/>
      </w:pPr>
      <w:rPr>
        <w:rFonts w:hint="default" w:ascii="Symbol" w:hAnsi="Symbol"/>
      </w:rPr>
    </w:lvl>
    <w:lvl w:ilvl="7" w:tplc="E63888AE">
      <w:start w:val="1"/>
      <w:numFmt w:val="bullet"/>
      <w:lvlText w:val="o"/>
      <w:lvlJc w:val="left"/>
      <w:pPr>
        <w:ind w:left="5760" w:hanging="360"/>
      </w:pPr>
      <w:rPr>
        <w:rFonts w:hint="default" w:ascii="Courier New" w:hAnsi="Courier New"/>
      </w:rPr>
    </w:lvl>
    <w:lvl w:ilvl="8" w:tplc="ECA049B4">
      <w:start w:val="1"/>
      <w:numFmt w:val="bullet"/>
      <w:lvlText w:val=""/>
      <w:lvlJc w:val="left"/>
      <w:pPr>
        <w:ind w:left="6480" w:hanging="360"/>
      </w:pPr>
      <w:rPr>
        <w:rFonts w:hint="default" w:ascii="Wingdings" w:hAnsi="Wingdings"/>
      </w:rPr>
    </w:lvl>
  </w:abstractNum>
  <w:abstractNum w:abstractNumId="29" w15:restartNumberingAfterBreak="0">
    <w:nsid w:val="6A5111DC"/>
    <w:multiLevelType w:val="hybridMultilevel"/>
    <w:tmpl w:val="FFFFFFFF"/>
    <w:lvl w:ilvl="0" w:tplc="FA9E216E">
      <w:start w:val="1"/>
      <w:numFmt w:val="bullet"/>
      <w:lvlText w:val=""/>
      <w:lvlJc w:val="left"/>
      <w:pPr>
        <w:ind w:left="720" w:hanging="360"/>
      </w:pPr>
      <w:rPr>
        <w:rFonts w:hint="default" w:ascii="Symbol" w:hAnsi="Symbol"/>
      </w:rPr>
    </w:lvl>
    <w:lvl w:ilvl="1" w:tplc="0312072A">
      <w:start w:val="1"/>
      <w:numFmt w:val="bullet"/>
      <w:lvlText w:val="o"/>
      <w:lvlJc w:val="left"/>
      <w:pPr>
        <w:ind w:left="1440" w:hanging="360"/>
      </w:pPr>
      <w:rPr>
        <w:rFonts w:hint="default" w:ascii="Courier New" w:hAnsi="Courier New"/>
      </w:rPr>
    </w:lvl>
    <w:lvl w:ilvl="2" w:tplc="24986292">
      <w:start w:val="1"/>
      <w:numFmt w:val="bullet"/>
      <w:lvlText w:val=""/>
      <w:lvlJc w:val="left"/>
      <w:pPr>
        <w:ind w:left="2160" w:hanging="360"/>
      </w:pPr>
      <w:rPr>
        <w:rFonts w:hint="default" w:ascii="Wingdings" w:hAnsi="Wingdings"/>
      </w:rPr>
    </w:lvl>
    <w:lvl w:ilvl="3" w:tplc="011E3614">
      <w:start w:val="1"/>
      <w:numFmt w:val="bullet"/>
      <w:lvlText w:val=""/>
      <w:lvlJc w:val="left"/>
      <w:pPr>
        <w:ind w:left="2880" w:hanging="360"/>
      </w:pPr>
      <w:rPr>
        <w:rFonts w:hint="default" w:ascii="Symbol" w:hAnsi="Symbol"/>
      </w:rPr>
    </w:lvl>
    <w:lvl w:ilvl="4" w:tplc="EBCC80BA">
      <w:start w:val="1"/>
      <w:numFmt w:val="bullet"/>
      <w:lvlText w:val="o"/>
      <w:lvlJc w:val="left"/>
      <w:pPr>
        <w:ind w:left="3600" w:hanging="360"/>
      </w:pPr>
      <w:rPr>
        <w:rFonts w:hint="default" w:ascii="Courier New" w:hAnsi="Courier New"/>
      </w:rPr>
    </w:lvl>
    <w:lvl w:ilvl="5" w:tplc="D578088C">
      <w:start w:val="1"/>
      <w:numFmt w:val="bullet"/>
      <w:lvlText w:val=""/>
      <w:lvlJc w:val="left"/>
      <w:pPr>
        <w:ind w:left="4320" w:hanging="360"/>
      </w:pPr>
      <w:rPr>
        <w:rFonts w:hint="default" w:ascii="Wingdings" w:hAnsi="Wingdings"/>
      </w:rPr>
    </w:lvl>
    <w:lvl w:ilvl="6" w:tplc="6472BE3A">
      <w:start w:val="1"/>
      <w:numFmt w:val="bullet"/>
      <w:lvlText w:val=""/>
      <w:lvlJc w:val="left"/>
      <w:pPr>
        <w:ind w:left="5040" w:hanging="360"/>
      </w:pPr>
      <w:rPr>
        <w:rFonts w:hint="default" w:ascii="Symbol" w:hAnsi="Symbol"/>
      </w:rPr>
    </w:lvl>
    <w:lvl w:ilvl="7" w:tplc="68503AD8">
      <w:start w:val="1"/>
      <w:numFmt w:val="bullet"/>
      <w:lvlText w:val="o"/>
      <w:lvlJc w:val="left"/>
      <w:pPr>
        <w:ind w:left="5760" w:hanging="360"/>
      </w:pPr>
      <w:rPr>
        <w:rFonts w:hint="default" w:ascii="Courier New" w:hAnsi="Courier New"/>
      </w:rPr>
    </w:lvl>
    <w:lvl w:ilvl="8" w:tplc="F6829D62">
      <w:start w:val="1"/>
      <w:numFmt w:val="bullet"/>
      <w:lvlText w:val=""/>
      <w:lvlJc w:val="left"/>
      <w:pPr>
        <w:ind w:left="6480" w:hanging="360"/>
      </w:pPr>
      <w:rPr>
        <w:rFonts w:hint="default" w:ascii="Wingdings" w:hAnsi="Wingdings"/>
      </w:rPr>
    </w:lvl>
  </w:abstractNum>
  <w:abstractNum w:abstractNumId="30" w15:restartNumberingAfterBreak="0">
    <w:nsid w:val="6ABA42F2"/>
    <w:multiLevelType w:val="hybridMultilevel"/>
    <w:tmpl w:val="FFFFFFFF"/>
    <w:lvl w:ilvl="0" w:tplc="9D98799E">
      <w:start w:val="1"/>
      <w:numFmt w:val="bullet"/>
      <w:lvlText w:val=""/>
      <w:lvlJc w:val="left"/>
      <w:pPr>
        <w:ind w:left="720" w:hanging="360"/>
      </w:pPr>
      <w:rPr>
        <w:rFonts w:hint="default" w:ascii="Symbol" w:hAnsi="Symbol"/>
      </w:rPr>
    </w:lvl>
    <w:lvl w:ilvl="1" w:tplc="36B8973A">
      <w:start w:val="1"/>
      <w:numFmt w:val="bullet"/>
      <w:lvlText w:val="o"/>
      <w:lvlJc w:val="left"/>
      <w:pPr>
        <w:ind w:left="1440" w:hanging="360"/>
      </w:pPr>
      <w:rPr>
        <w:rFonts w:hint="default" w:ascii="Courier New" w:hAnsi="Courier New"/>
      </w:rPr>
    </w:lvl>
    <w:lvl w:ilvl="2" w:tplc="37063A6E">
      <w:start w:val="1"/>
      <w:numFmt w:val="bullet"/>
      <w:lvlText w:val=""/>
      <w:lvlJc w:val="left"/>
      <w:pPr>
        <w:ind w:left="2160" w:hanging="360"/>
      </w:pPr>
      <w:rPr>
        <w:rFonts w:hint="default" w:ascii="Wingdings" w:hAnsi="Wingdings"/>
      </w:rPr>
    </w:lvl>
    <w:lvl w:ilvl="3" w:tplc="DFB014D0">
      <w:start w:val="1"/>
      <w:numFmt w:val="bullet"/>
      <w:lvlText w:val=""/>
      <w:lvlJc w:val="left"/>
      <w:pPr>
        <w:ind w:left="2880" w:hanging="360"/>
      </w:pPr>
      <w:rPr>
        <w:rFonts w:hint="default" w:ascii="Symbol" w:hAnsi="Symbol"/>
      </w:rPr>
    </w:lvl>
    <w:lvl w:ilvl="4" w:tplc="DC0E8D5A">
      <w:start w:val="1"/>
      <w:numFmt w:val="bullet"/>
      <w:lvlText w:val="o"/>
      <w:lvlJc w:val="left"/>
      <w:pPr>
        <w:ind w:left="3600" w:hanging="360"/>
      </w:pPr>
      <w:rPr>
        <w:rFonts w:hint="default" w:ascii="Courier New" w:hAnsi="Courier New"/>
      </w:rPr>
    </w:lvl>
    <w:lvl w:ilvl="5" w:tplc="2FB23C36">
      <w:start w:val="1"/>
      <w:numFmt w:val="bullet"/>
      <w:lvlText w:val=""/>
      <w:lvlJc w:val="left"/>
      <w:pPr>
        <w:ind w:left="4320" w:hanging="360"/>
      </w:pPr>
      <w:rPr>
        <w:rFonts w:hint="default" w:ascii="Wingdings" w:hAnsi="Wingdings"/>
      </w:rPr>
    </w:lvl>
    <w:lvl w:ilvl="6" w:tplc="38A09ADA">
      <w:start w:val="1"/>
      <w:numFmt w:val="bullet"/>
      <w:lvlText w:val=""/>
      <w:lvlJc w:val="left"/>
      <w:pPr>
        <w:ind w:left="5040" w:hanging="360"/>
      </w:pPr>
      <w:rPr>
        <w:rFonts w:hint="default" w:ascii="Symbol" w:hAnsi="Symbol"/>
      </w:rPr>
    </w:lvl>
    <w:lvl w:ilvl="7" w:tplc="18D4E50A">
      <w:start w:val="1"/>
      <w:numFmt w:val="bullet"/>
      <w:lvlText w:val="o"/>
      <w:lvlJc w:val="left"/>
      <w:pPr>
        <w:ind w:left="5760" w:hanging="360"/>
      </w:pPr>
      <w:rPr>
        <w:rFonts w:hint="default" w:ascii="Courier New" w:hAnsi="Courier New"/>
      </w:rPr>
    </w:lvl>
    <w:lvl w:ilvl="8" w:tplc="63E4963E">
      <w:start w:val="1"/>
      <w:numFmt w:val="bullet"/>
      <w:lvlText w:val=""/>
      <w:lvlJc w:val="left"/>
      <w:pPr>
        <w:ind w:left="6480" w:hanging="360"/>
      </w:pPr>
      <w:rPr>
        <w:rFonts w:hint="default" w:ascii="Wingdings" w:hAnsi="Wingdings"/>
      </w:rPr>
    </w:lvl>
  </w:abstractNum>
  <w:abstractNum w:abstractNumId="31" w15:restartNumberingAfterBreak="0">
    <w:nsid w:val="6CFD7249"/>
    <w:multiLevelType w:val="hybridMultilevel"/>
    <w:tmpl w:val="FFFFFFFF"/>
    <w:lvl w:ilvl="0" w:tplc="22CAFE4A">
      <w:start w:val="1"/>
      <w:numFmt w:val="bullet"/>
      <w:lvlText w:val=""/>
      <w:lvlJc w:val="left"/>
      <w:pPr>
        <w:ind w:left="720" w:hanging="360"/>
      </w:pPr>
      <w:rPr>
        <w:rFonts w:hint="default" w:ascii="Wingdings" w:hAnsi="Wingdings"/>
      </w:rPr>
    </w:lvl>
    <w:lvl w:ilvl="1" w:tplc="0402191A">
      <w:start w:val="1"/>
      <w:numFmt w:val="bullet"/>
      <w:lvlText w:val="o"/>
      <w:lvlJc w:val="left"/>
      <w:pPr>
        <w:ind w:left="1440" w:hanging="360"/>
      </w:pPr>
      <w:rPr>
        <w:rFonts w:hint="default" w:ascii="Courier New" w:hAnsi="Courier New"/>
      </w:rPr>
    </w:lvl>
    <w:lvl w:ilvl="2" w:tplc="698240F6">
      <w:start w:val="1"/>
      <w:numFmt w:val="bullet"/>
      <w:lvlText w:val=""/>
      <w:lvlJc w:val="left"/>
      <w:pPr>
        <w:ind w:left="2160" w:hanging="360"/>
      </w:pPr>
      <w:rPr>
        <w:rFonts w:hint="default" w:ascii="Wingdings" w:hAnsi="Wingdings"/>
      </w:rPr>
    </w:lvl>
    <w:lvl w:ilvl="3" w:tplc="88F0FA36">
      <w:start w:val="1"/>
      <w:numFmt w:val="bullet"/>
      <w:lvlText w:val=""/>
      <w:lvlJc w:val="left"/>
      <w:pPr>
        <w:ind w:left="2880" w:hanging="360"/>
      </w:pPr>
      <w:rPr>
        <w:rFonts w:hint="default" w:ascii="Symbol" w:hAnsi="Symbol"/>
      </w:rPr>
    </w:lvl>
    <w:lvl w:ilvl="4" w:tplc="71A8A3E4">
      <w:start w:val="1"/>
      <w:numFmt w:val="bullet"/>
      <w:lvlText w:val="o"/>
      <w:lvlJc w:val="left"/>
      <w:pPr>
        <w:ind w:left="3600" w:hanging="360"/>
      </w:pPr>
      <w:rPr>
        <w:rFonts w:hint="default" w:ascii="Courier New" w:hAnsi="Courier New"/>
      </w:rPr>
    </w:lvl>
    <w:lvl w:ilvl="5" w:tplc="FE5A72C2">
      <w:start w:val="1"/>
      <w:numFmt w:val="bullet"/>
      <w:lvlText w:val=""/>
      <w:lvlJc w:val="left"/>
      <w:pPr>
        <w:ind w:left="4320" w:hanging="360"/>
      </w:pPr>
      <w:rPr>
        <w:rFonts w:hint="default" w:ascii="Wingdings" w:hAnsi="Wingdings"/>
      </w:rPr>
    </w:lvl>
    <w:lvl w:ilvl="6" w:tplc="E7F096DA">
      <w:start w:val="1"/>
      <w:numFmt w:val="bullet"/>
      <w:lvlText w:val=""/>
      <w:lvlJc w:val="left"/>
      <w:pPr>
        <w:ind w:left="5040" w:hanging="360"/>
      </w:pPr>
      <w:rPr>
        <w:rFonts w:hint="default" w:ascii="Symbol" w:hAnsi="Symbol"/>
      </w:rPr>
    </w:lvl>
    <w:lvl w:ilvl="7" w:tplc="CFE4D3AA">
      <w:start w:val="1"/>
      <w:numFmt w:val="bullet"/>
      <w:lvlText w:val="o"/>
      <w:lvlJc w:val="left"/>
      <w:pPr>
        <w:ind w:left="5760" w:hanging="360"/>
      </w:pPr>
      <w:rPr>
        <w:rFonts w:hint="default" w:ascii="Courier New" w:hAnsi="Courier New"/>
      </w:rPr>
    </w:lvl>
    <w:lvl w:ilvl="8" w:tplc="ADE4B574">
      <w:start w:val="1"/>
      <w:numFmt w:val="bullet"/>
      <w:lvlText w:val=""/>
      <w:lvlJc w:val="left"/>
      <w:pPr>
        <w:ind w:left="6480" w:hanging="360"/>
      </w:pPr>
      <w:rPr>
        <w:rFonts w:hint="default" w:ascii="Wingdings" w:hAnsi="Wingdings"/>
      </w:rPr>
    </w:lvl>
  </w:abstractNum>
  <w:abstractNum w:abstractNumId="32" w15:restartNumberingAfterBreak="0">
    <w:nsid w:val="6F6A5DF6"/>
    <w:multiLevelType w:val="hybridMultilevel"/>
    <w:tmpl w:val="FFFFFFFF"/>
    <w:lvl w:ilvl="0" w:tplc="DD9E902C">
      <w:start w:val="1"/>
      <w:numFmt w:val="bullet"/>
      <w:lvlText w:val=""/>
      <w:lvlJc w:val="left"/>
      <w:pPr>
        <w:ind w:left="720" w:hanging="360"/>
      </w:pPr>
      <w:rPr>
        <w:rFonts w:hint="default" w:ascii="Symbol" w:hAnsi="Symbol"/>
      </w:rPr>
    </w:lvl>
    <w:lvl w:ilvl="1" w:tplc="4FA6294C">
      <w:start w:val="1"/>
      <w:numFmt w:val="bullet"/>
      <w:lvlText w:val="o"/>
      <w:lvlJc w:val="left"/>
      <w:pPr>
        <w:ind w:left="1440" w:hanging="360"/>
      </w:pPr>
      <w:rPr>
        <w:rFonts w:hint="default" w:ascii="Courier New" w:hAnsi="Courier New"/>
      </w:rPr>
    </w:lvl>
    <w:lvl w:ilvl="2" w:tplc="913A03C6">
      <w:start w:val="1"/>
      <w:numFmt w:val="bullet"/>
      <w:lvlText w:val=""/>
      <w:lvlJc w:val="left"/>
      <w:pPr>
        <w:ind w:left="2160" w:hanging="360"/>
      </w:pPr>
      <w:rPr>
        <w:rFonts w:hint="default" w:ascii="Wingdings" w:hAnsi="Wingdings"/>
      </w:rPr>
    </w:lvl>
    <w:lvl w:ilvl="3" w:tplc="3210E1AA">
      <w:start w:val="1"/>
      <w:numFmt w:val="bullet"/>
      <w:lvlText w:val=""/>
      <w:lvlJc w:val="left"/>
      <w:pPr>
        <w:ind w:left="2880" w:hanging="360"/>
      </w:pPr>
      <w:rPr>
        <w:rFonts w:hint="default" w:ascii="Symbol" w:hAnsi="Symbol"/>
      </w:rPr>
    </w:lvl>
    <w:lvl w:ilvl="4" w:tplc="CAA836D8">
      <w:start w:val="1"/>
      <w:numFmt w:val="bullet"/>
      <w:lvlText w:val="o"/>
      <w:lvlJc w:val="left"/>
      <w:pPr>
        <w:ind w:left="3600" w:hanging="360"/>
      </w:pPr>
      <w:rPr>
        <w:rFonts w:hint="default" w:ascii="Courier New" w:hAnsi="Courier New"/>
      </w:rPr>
    </w:lvl>
    <w:lvl w:ilvl="5" w:tplc="894242E0">
      <w:start w:val="1"/>
      <w:numFmt w:val="bullet"/>
      <w:lvlText w:val=""/>
      <w:lvlJc w:val="left"/>
      <w:pPr>
        <w:ind w:left="4320" w:hanging="360"/>
      </w:pPr>
      <w:rPr>
        <w:rFonts w:hint="default" w:ascii="Wingdings" w:hAnsi="Wingdings"/>
      </w:rPr>
    </w:lvl>
    <w:lvl w:ilvl="6" w:tplc="0298E044">
      <w:start w:val="1"/>
      <w:numFmt w:val="bullet"/>
      <w:lvlText w:val=""/>
      <w:lvlJc w:val="left"/>
      <w:pPr>
        <w:ind w:left="5040" w:hanging="360"/>
      </w:pPr>
      <w:rPr>
        <w:rFonts w:hint="default" w:ascii="Symbol" w:hAnsi="Symbol"/>
      </w:rPr>
    </w:lvl>
    <w:lvl w:ilvl="7" w:tplc="31E2F558">
      <w:start w:val="1"/>
      <w:numFmt w:val="bullet"/>
      <w:lvlText w:val="o"/>
      <w:lvlJc w:val="left"/>
      <w:pPr>
        <w:ind w:left="5760" w:hanging="360"/>
      </w:pPr>
      <w:rPr>
        <w:rFonts w:hint="default" w:ascii="Courier New" w:hAnsi="Courier New"/>
      </w:rPr>
    </w:lvl>
    <w:lvl w:ilvl="8" w:tplc="CDB6505A">
      <w:start w:val="1"/>
      <w:numFmt w:val="bullet"/>
      <w:lvlText w:val=""/>
      <w:lvlJc w:val="left"/>
      <w:pPr>
        <w:ind w:left="6480" w:hanging="360"/>
      </w:pPr>
      <w:rPr>
        <w:rFonts w:hint="default" w:ascii="Wingdings" w:hAnsi="Wingdings"/>
      </w:rPr>
    </w:lvl>
  </w:abstractNum>
  <w:abstractNum w:abstractNumId="33" w15:restartNumberingAfterBreak="0">
    <w:nsid w:val="7266033D"/>
    <w:multiLevelType w:val="hybridMultilevel"/>
    <w:tmpl w:val="FFFFFFFF"/>
    <w:lvl w:ilvl="0" w:tplc="022A754C">
      <w:start w:val="1"/>
      <w:numFmt w:val="bullet"/>
      <w:lvlText w:val=""/>
      <w:lvlJc w:val="left"/>
      <w:pPr>
        <w:ind w:left="720" w:hanging="360"/>
      </w:pPr>
      <w:rPr>
        <w:rFonts w:hint="default" w:ascii="Symbol" w:hAnsi="Symbol"/>
      </w:rPr>
    </w:lvl>
    <w:lvl w:ilvl="1" w:tplc="46C6A782">
      <w:start w:val="1"/>
      <w:numFmt w:val="bullet"/>
      <w:lvlText w:val="o"/>
      <w:lvlJc w:val="left"/>
      <w:pPr>
        <w:ind w:left="1440" w:hanging="360"/>
      </w:pPr>
      <w:rPr>
        <w:rFonts w:hint="default" w:ascii="Courier New" w:hAnsi="Courier New"/>
      </w:rPr>
    </w:lvl>
    <w:lvl w:ilvl="2" w:tplc="B8788BC4">
      <w:start w:val="1"/>
      <w:numFmt w:val="bullet"/>
      <w:lvlText w:val=""/>
      <w:lvlJc w:val="left"/>
      <w:pPr>
        <w:ind w:left="2160" w:hanging="360"/>
      </w:pPr>
      <w:rPr>
        <w:rFonts w:hint="default" w:ascii="Wingdings" w:hAnsi="Wingdings"/>
      </w:rPr>
    </w:lvl>
    <w:lvl w:ilvl="3" w:tplc="3E5A5B02">
      <w:start w:val="1"/>
      <w:numFmt w:val="bullet"/>
      <w:lvlText w:val=""/>
      <w:lvlJc w:val="left"/>
      <w:pPr>
        <w:ind w:left="2880" w:hanging="360"/>
      </w:pPr>
      <w:rPr>
        <w:rFonts w:hint="default" w:ascii="Symbol" w:hAnsi="Symbol"/>
      </w:rPr>
    </w:lvl>
    <w:lvl w:ilvl="4" w:tplc="BAFA9956">
      <w:start w:val="1"/>
      <w:numFmt w:val="bullet"/>
      <w:lvlText w:val="o"/>
      <w:lvlJc w:val="left"/>
      <w:pPr>
        <w:ind w:left="3600" w:hanging="360"/>
      </w:pPr>
      <w:rPr>
        <w:rFonts w:hint="default" w:ascii="Courier New" w:hAnsi="Courier New"/>
      </w:rPr>
    </w:lvl>
    <w:lvl w:ilvl="5" w:tplc="224E61D8">
      <w:start w:val="1"/>
      <w:numFmt w:val="bullet"/>
      <w:lvlText w:val=""/>
      <w:lvlJc w:val="left"/>
      <w:pPr>
        <w:ind w:left="4320" w:hanging="360"/>
      </w:pPr>
      <w:rPr>
        <w:rFonts w:hint="default" w:ascii="Wingdings" w:hAnsi="Wingdings"/>
      </w:rPr>
    </w:lvl>
    <w:lvl w:ilvl="6" w:tplc="F13C40FA">
      <w:start w:val="1"/>
      <w:numFmt w:val="bullet"/>
      <w:lvlText w:val=""/>
      <w:lvlJc w:val="left"/>
      <w:pPr>
        <w:ind w:left="5040" w:hanging="360"/>
      </w:pPr>
      <w:rPr>
        <w:rFonts w:hint="default" w:ascii="Symbol" w:hAnsi="Symbol"/>
      </w:rPr>
    </w:lvl>
    <w:lvl w:ilvl="7" w:tplc="1504A004">
      <w:start w:val="1"/>
      <w:numFmt w:val="bullet"/>
      <w:lvlText w:val="o"/>
      <w:lvlJc w:val="left"/>
      <w:pPr>
        <w:ind w:left="5760" w:hanging="360"/>
      </w:pPr>
      <w:rPr>
        <w:rFonts w:hint="default" w:ascii="Courier New" w:hAnsi="Courier New"/>
      </w:rPr>
    </w:lvl>
    <w:lvl w:ilvl="8" w:tplc="281C1A02">
      <w:start w:val="1"/>
      <w:numFmt w:val="bullet"/>
      <w:lvlText w:val=""/>
      <w:lvlJc w:val="left"/>
      <w:pPr>
        <w:ind w:left="6480" w:hanging="360"/>
      </w:pPr>
      <w:rPr>
        <w:rFonts w:hint="default" w:ascii="Wingdings" w:hAnsi="Wingdings"/>
      </w:rPr>
    </w:lvl>
  </w:abstractNum>
  <w:abstractNum w:abstractNumId="34" w15:restartNumberingAfterBreak="0">
    <w:nsid w:val="74F90C62"/>
    <w:multiLevelType w:val="hybridMultilevel"/>
    <w:tmpl w:val="FFFFFFFF"/>
    <w:lvl w:ilvl="0" w:tplc="4984C1D8">
      <w:start w:val="1"/>
      <w:numFmt w:val="bullet"/>
      <w:lvlText w:val=""/>
      <w:lvlJc w:val="left"/>
      <w:pPr>
        <w:ind w:left="720" w:hanging="360"/>
      </w:pPr>
      <w:rPr>
        <w:rFonts w:hint="default" w:ascii="Symbol" w:hAnsi="Symbol"/>
      </w:rPr>
    </w:lvl>
    <w:lvl w:ilvl="1" w:tplc="30A4776E">
      <w:start w:val="1"/>
      <w:numFmt w:val="bullet"/>
      <w:lvlText w:val="o"/>
      <w:lvlJc w:val="left"/>
      <w:pPr>
        <w:ind w:left="1440" w:hanging="360"/>
      </w:pPr>
      <w:rPr>
        <w:rFonts w:hint="default" w:ascii="Courier New" w:hAnsi="Courier New"/>
      </w:rPr>
    </w:lvl>
    <w:lvl w:ilvl="2" w:tplc="32DEC37A">
      <w:start w:val="1"/>
      <w:numFmt w:val="bullet"/>
      <w:lvlText w:val=""/>
      <w:lvlJc w:val="left"/>
      <w:pPr>
        <w:ind w:left="2160" w:hanging="360"/>
      </w:pPr>
      <w:rPr>
        <w:rFonts w:hint="default" w:ascii="Wingdings" w:hAnsi="Wingdings"/>
      </w:rPr>
    </w:lvl>
    <w:lvl w:ilvl="3" w:tplc="9ABA5B3A">
      <w:start w:val="1"/>
      <w:numFmt w:val="bullet"/>
      <w:lvlText w:val=""/>
      <w:lvlJc w:val="left"/>
      <w:pPr>
        <w:ind w:left="2880" w:hanging="360"/>
      </w:pPr>
      <w:rPr>
        <w:rFonts w:hint="default" w:ascii="Symbol" w:hAnsi="Symbol"/>
      </w:rPr>
    </w:lvl>
    <w:lvl w:ilvl="4" w:tplc="3D6CBD84">
      <w:start w:val="1"/>
      <w:numFmt w:val="bullet"/>
      <w:lvlText w:val="o"/>
      <w:lvlJc w:val="left"/>
      <w:pPr>
        <w:ind w:left="3600" w:hanging="360"/>
      </w:pPr>
      <w:rPr>
        <w:rFonts w:hint="default" w:ascii="Courier New" w:hAnsi="Courier New"/>
      </w:rPr>
    </w:lvl>
    <w:lvl w:ilvl="5" w:tplc="2B547CFE">
      <w:start w:val="1"/>
      <w:numFmt w:val="bullet"/>
      <w:lvlText w:val=""/>
      <w:lvlJc w:val="left"/>
      <w:pPr>
        <w:ind w:left="4320" w:hanging="360"/>
      </w:pPr>
      <w:rPr>
        <w:rFonts w:hint="default" w:ascii="Wingdings" w:hAnsi="Wingdings"/>
      </w:rPr>
    </w:lvl>
    <w:lvl w:ilvl="6" w:tplc="BD68D234">
      <w:start w:val="1"/>
      <w:numFmt w:val="bullet"/>
      <w:lvlText w:val=""/>
      <w:lvlJc w:val="left"/>
      <w:pPr>
        <w:ind w:left="5040" w:hanging="360"/>
      </w:pPr>
      <w:rPr>
        <w:rFonts w:hint="default" w:ascii="Symbol" w:hAnsi="Symbol"/>
      </w:rPr>
    </w:lvl>
    <w:lvl w:ilvl="7" w:tplc="A1803072">
      <w:start w:val="1"/>
      <w:numFmt w:val="bullet"/>
      <w:lvlText w:val="o"/>
      <w:lvlJc w:val="left"/>
      <w:pPr>
        <w:ind w:left="5760" w:hanging="360"/>
      </w:pPr>
      <w:rPr>
        <w:rFonts w:hint="default" w:ascii="Courier New" w:hAnsi="Courier New"/>
      </w:rPr>
    </w:lvl>
    <w:lvl w:ilvl="8" w:tplc="D9AAE9BA">
      <w:start w:val="1"/>
      <w:numFmt w:val="bullet"/>
      <w:lvlText w:val=""/>
      <w:lvlJc w:val="left"/>
      <w:pPr>
        <w:ind w:left="6480" w:hanging="360"/>
      </w:pPr>
      <w:rPr>
        <w:rFonts w:hint="default" w:ascii="Wingdings" w:hAnsi="Wingdings"/>
      </w:rPr>
    </w:lvl>
  </w:abstractNum>
  <w:abstractNum w:abstractNumId="35" w15:restartNumberingAfterBreak="0">
    <w:nsid w:val="75619DEE"/>
    <w:multiLevelType w:val="hybridMultilevel"/>
    <w:tmpl w:val="FFFFFFFF"/>
    <w:lvl w:ilvl="0" w:tplc="93AE1246">
      <w:start w:val="1"/>
      <w:numFmt w:val="bullet"/>
      <w:lvlText w:val="♦"/>
      <w:lvlJc w:val="left"/>
      <w:pPr>
        <w:ind w:left="720" w:hanging="360"/>
      </w:pPr>
      <w:rPr>
        <w:rFonts w:hint="default" w:ascii="Courier New" w:hAnsi="Courier New"/>
      </w:rPr>
    </w:lvl>
    <w:lvl w:ilvl="1" w:tplc="503A523A">
      <w:start w:val="1"/>
      <w:numFmt w:val="bullet"/>
      <w:lvlText w:val="o"/>
      <w:lvlJc w:val="left"/>
      <w:pPr>
        <w:ind w:left="1440" w:hanging="360"/>
      </w:pPr>
      <w:rPr>
        <w:rFonts w:hint="default" w:ascii="Courier New" w:hAnsi="Courier New"/>
      </w:rPr>
    </w:lvl>
    <w:lvl w:ilvl="2" w:tplc="0812DEA4">
      <w:start w:val="1"/>
      <w:numFmt w:val="bullet"/>
      <w:lvlText w:val=""/>
      <w:lvlJc w:val="left"/>
      <w:pPr>
        <w:ind w:left="2160" w:hanging="360"/>
      </w:pPr>
      <w:rPr>
        <w:rFonts w:hint="default" w:ascii="Wingdings" w:hAnsi="Wingdings"/>
      </w:rPr>
    </w:lvl>
    <w:lvl w:ilvl="3" w:tplc="F05221D8">
      <w:start w:val="1"/>
      <w:numFmt w:val="bullet"/>
      <w:lvlText w:val=""/>
      <w:lvlJc w:val="left"/>
      <w:pPr>
        <w:ind w:left="2880" w:hanging="360"/>
      </w:pPr>
      <w:rPr>
        <w:rFonts w:hint="default" w:ascii="Symbol" w:hAnsi="Symbol"/>
      </w:rPr>
    </w:lvl>
    <w:lvl w:ilvl="4" w:tplc="9FCCF88E">
      <w:start w:val="1"/>
      <w:numFmt w:val="bullet"/>
      <w:lvlText w:val="o"/>
      <w:lvlJc w:val="left"/>
      <w:pPr>
        <w:ind w:left="3600" w:hanging="360"/>
      </w:pPr>
      <w:rPr>
        <w:rFonts w:hint="default" w:ascii="Courier New" w:hAnsi="Courier New"/>
      </w:rPr>
    </w:lvl>
    <w:lvl w:ilvl="5" w:tplc="EB44282C">
      <w:start w:val="1"/>
      <w:numFmt w:val="bullet"/>
      <w:lvlText w:val=""/>
      <w:lvlJc w:val="left"/>
      <w:pPr>
        <w:ind w:left="4320" w:hanging="360"/>
      </w:pPr>
      <w:rPr>
        <w:rFonts w:hint="default" w:ascii="Wingdings" w:hAnsi="Wingdings"/>
      </w:rPr>
    </w:lvl>
    <w:lvl w:ilvl="6" w:tplc="83EEB6D6">
      <w:start w:val="1"/>
      <w:numFmt w:val="bullet"/>
      <w:lvlText w:val=""/>
      <w:lvlJc w:val="left"/>
      <w:pPr>
        <w:ind w:left="5040" w:hanging="360"/>
      </w:pPr>
      <w:rPr>
        <w:rFonts w:hint="default" w:ascii="Symbol" w:hAnsi="Symbol"/>
      </w:rPr>
    </w:lvl>
    <w:lvl w:ilvl="7" w:tplc="A322C0C0">
      <w:start w:val="1"/>
      <w:numFmt w:val="bullet"/>
      <w:lvlText w:val="o"/>
      <w:lvlJc w:val="left"/>
      <w:pPr>
        <w:ind w:left="5760" w:hanging="360"/>
      </w:pPr>
      <w:rPr>
        <w:rFonts w:hint="default" w:ascii="Courier New" w:hAnsi="Courier New"/>
      </w:rPr>
    </w:lvl>
    <w:lvl w:ilvl="8" w:tplc="2314419E">
      <w:start w:val="1"/>
      <w:numFmt w:val="bullet"/>
      <w:lvlText w:val=""/>
      <w:lvlJc w:val="left"/>
      <w:pPr>
        <w:ind w:left="6480" w:hanging="360"/>
      </w:pPr>
      <w:rPr>
        <w:rFonts w:hint="default" w:ascii="Wingdings" w:hAnsi="Wingdings"/>
      </w:rPr>
    </w:lvl>
  </w:abstractNum>
  <w:abstractNum w:abstractNumId="36" w15:restartNumberingAfterBreak="0">
    <w:nsid w:val="78C01DCC"/>
    <w:multiLevelType w:val="hybridMultilevel"/>
    <w:tmpl w:val="FFFFFFFF"/>
    <w:lvl w:ilvl="0" w:tplc="9D8EF306">
      <w:numFmt w:val="bullet"/>
      <w:lvlText w:val=""/>
      <w:lvlJc w:val="left"/>
      <w:pPr>
        <w:ind w:left="720" w:hanging="360"/>
      </w:pPr>
      <w:rPr>
        <w:rFonts w:hint="default" w:ascii="Wingdings" w:hAnsi="Wingdings"/>
      </w:rPr>
    </w:lvl>
    <w:lvl w:ilvl="1" w:tplc="BDDA0C96">
      <w:start w:val="1"/>
      <w:numFmt w:val="bullet"/>
      <w:lvlText w:val="o"/>
      <w:lvlJc w:val="left"/>
      <w:pPr>
        <w:ind w:left="1440" w:hanging="360"/>
      </w:pPr>
      <w:rPr>
        <w:rFonts w:hint="default" w:ascii="Courier New" w:hAnsi="Courier New"/>
      </w:rPr>
    </w:lvl>
    <w:lvl w:ilvl="2" w:tplc="26F85BE2">
      <w:start w:val="1"/>
      <w:numFmt w:val="bullet"/>
      <w:lvlText w:val=""/>
      <w:lvlJc w:val="left"/>
      <w:pPr>
        <w:ind w:left="2160" w:hanging="360"/>
      </w:pPr>
      <w:rPr>
        <w:rFonts w:hint="default" w:ascii="Wingdings" w:hAnsi="Wingdings"/>
      </w:rPr>
    </w:lvl>
    <w:lvl w:ilvl="3" w:tplc="831645FE">
      <w:start w:val="1"/>
      <w:numFmt w:val="bullet"/>
      <w:lvlText w:val=""/>
      <w:lvlJc w:val="left"/>
      <w:pPr>
        <w:ind w:left="2880" w:hanging="360"/>
      </w:pPr>
      <w:rPr>
        <w:rFonts w:hint="default" w:ascii="Symbol" w:hAnsi="Symbol"/>
      </w:rPr>
    </w:lvl>
    <w:lvl w:ilvl="4" w:tplc="979A8E5E">
      <w:start w:val="1"/>
      <w:numFmt w:val="bullet"/>
      <w:lvlText w:val="o"/>
      <w:lvlJc w:val="left"/>
      <w:pPr>
        <w:ind w:left="3600" w:hanging="360"/>
      </w:pPr>
      <w:rPr>
        <w:rFonts w:hint="default" w:ascii="Courier New" w:hAnsi="Courier New"/>
      </w:rPr>
    </w:lvl>
    <w:lvl w:ilvl="5" w:tplc="2BFA9D58">
      <w:start w:val="1"/>
      <w:numFmt w:val="bullet"/>
      <w:lvlText w:val=""/>
      <w:lvlJc w:val="left"/>
      <w:pPr>
        <w:ind w:left="4320" w:hanging="360"/>
      </w:pPr>
      <w:rPr>
        <w:rFonts w:hint="default" w:ascii="Wingdings" w:hAnsi="Wingdings"/>
      </w:rPr>
    </w:lvl>
    <w:lvl w:ilvl="6" w:tplc="DD689F8C">
      <w:start w:val="1"/>
      <w:numFmt w:val="bullet"/>
      <w:lvlText w:val=""/>
      <w:lvlJc w:val="left"/>
      <w:pPr>
        <w:ind w:left="5040" w:hanging="360"/>
      </w:pPr>
      <w:rPr>
        <w:rFonts w:hint="default" w:ascii="Symbol" w:hAnsi="Symbol"/>
      </w:rPr>
    </w:lvl>
    <w:lvl w:ilvl="7" w:tplc="37FAFF8A">
      <w:start w:val="1"/>
      <w:numFmt w:val="bullet"/>
      <w:lvlText w:val="o"/>
      <w:lvlJc w:val="left"/>
      <w:pPr>
        <w:ind w:left="5760" w:hanging="360"/>
      </w:pPr>
      <w:rPr>
        <w:rFonts w:hint="default" w:ascii="Courier New" w:hAnsi="Courier New"/>
      </w:rPr>
    </w:lvl>
    <w:lvl w:ilvl="8" w:tplc="F0D6CA4A">
      <w:start w:val="1"/>
      <w:numFmt w:val="bullet"/>
      <w:lvlText w:val=""/>
      <w:lvlJc w:val="left"/>
      <w:pPr>
        <w:ind w:left="6480" w:hanging="360"/>
      </w:pPr>
      <w:rPr>
        <w:rFonts w:hint="default" w:ascii="Wingdings" w:hAnsi="Wingdings"/>
      </w:rPr>
    </w:lvl>
  </w:abstractNum>
  <w:abstractNum w:abstractNumId="37" w15:restartNumberingAfterBreak="0">
    <w:nsid w:val="792AA44E"/>
    <w:multiLevelType w:val="hybridMultilevel"/>
    <w:tmpl w:val="FFFFFFFF"/>
    <w:lvl w:ilvl="0" w:tplc="25EACD0E">
      <w:numFmt w:val="bullet"/>
      <w:lvlText w:val="-"/>
      <w:lvlJc w:val="left"/>
      <w:pPr>
        <w:ind w:left="720" w:hanging="360"/>
      </w:pPr>
      <w:rPr>
        <w:rFonts w:hint="default" w:ascii="Calibri" w:hAnsi="Calibri"/>
      </w:rPr>
    </w:lvl>
    <w:lvl w:ilvl="1" w:tplc="05B2E0B2">
      <w:start w:val="1"/>
      <w:numFmt w:val="bullet"/>
      <w:lvlText w:val="o"/>
      <w:lvlJc w:val="left"/>
      <w:pPr>
        <w:ind w:left="1440" w:hanging="360"/>
      </w:pPr>
      <w:rPr>
        <w:rFonts w:hint="default" w:ascii="Courier New" w:hAnsi="Courier New"/>
      </w:rPr>
    </w:lvl>
    <w:lvl w:ilvl="2" w:tplc="A00C6102">
      <w:start w:val="1"/>
      <w:numFmt w:val="bullet"/>
      <w:lvlText w:val=""/>
      <w:lvlJc w:val="left"/>
      <w:pPr>
        <w:ind w:left="2160" w:hanging="360"/>
      </w:pPr>
      <w:rPr>
        <w:rFonts w:hint="default" w:ascii="Wingdings" w:hAnsi="Wingdings"/>
      </w:rPr>
    </w:lvl>
    <w:lvl w:ilvl="3" w:tplc="0F601F88">
      <w:start w:val="1"/>
      <w:numFmt w:val="bullet"/>
      <w:lvlText w:val=""/>
      <w:lvlJc w:val="left"/>
      <w:pPr>
        <w:ind w:left="2880" w:hanging="360"/>
      </w:pPr>
      <w:rPr>
        <w:rFonts w:hint="default" w:ascii="Symbol" w:hAnsi="Symbol"/>
      </w:rPr>
    </w:lvl>
    <w:lvl w:ilvl="4" w:tplc="FE128698">
      <w:start w:val="1"/>
      <w:numFmt w:val="bullet"/>
      <w:lvlText w:val="o"/>
      <w:lvlJc w:val="left"/>
      <w:pPr>
        <w:ind w:left="3600" w:hanging="360"/>
      </w:pPr>
      <w:rPr>
        <w:rFonts w:hint="default" w:ascii="Courier New" w:hAnsi="Courier New"/>
      </w:rPr>
    </w:lvl>
    <w:lvl w:ilvl="5" w:tplc="FA38F90E">
      <w:start w:val="1"/>
      <w:numFmt w:val="bullet"/>
      <w:lvlText w:val=""/>
      <w:lvlJc w:val="left"/>
      <w:pPr>
        <w:ind w:left="4320" w:hanging="360"/>
      </w:pPr>
      <w:rPr>
        <w:rFonts w:hint="default" w:ascii="Wingdings" w:hAnsi="Wingdings"/>
      </w:rPr>
    </w:lvl>
    <w:lvl w:ilvl="6" w:tplc="2D84AFA2">
      <w:start w:val="1"/>
      <w:numFmt w:val="bullet"/>
      <w:lvlText w:val=""/>
      <w:lvlJc w:val="left"/>
      <w:pPr>
        <w:ind w:left="5040" w:hanging="360"/>
      </w:pPr>
      <w:rPr>
        <w:rFonts w:hint="default" w:ascii="Symbol" w:hAnsi="Symbol"/>
      </w:rPr>
    </w:lvl>
    <w:lvl w:ilvl="7" w:tplc="6FF808F6">
      <w:start w:val="1"/>
      <w:numFmt w:val="bullet"/>
      <w:lvlText w:val="o"/>
      <w:lvlJc w:val="left"/>
      <w:pPr>
        <w:ind w:left="5760" w:hanging="360"/>
      </w:pPr>
      <w:rPr>
        <w:rFonts w:hint="default" w:ascii="Courier New" w:hAnsi="Courier New"/>
      </w:rPr>
    </w:lvl>
    <w:lvl w:ilvl="8" w:tplc="3AD6A38C">
      <w:start w:val="1"/>
      <w:numFmt w:val="bullet"/>
      <w:lvlText w:val=""/>
      <w:lvlJc w:val="left"/>
      <w:pPr>
        <w:ind w:left="6480" w:hanging="360"/>
      </w:pPr>
      <w:rPr>
        <w:rFonts w:hint="default" w:ascii="Wingdings" w:hAnsi="Wingdings"/>
      </w:rPr>
    </w:lvl>
  </w:abstractNum>
  <w:abstractNum w:abstractNumId="38" w15:restartNumberingAfterBreak="0">
    <w:nsid w:val="7D43B813"/>
    <w:multiLevelType w:val="hybridMultilevel"/>
    <w:tmpl w:val="FFFFFFFF"/>
    <w:lvl w:ilvl="0" w:tplc="AA586136">
      <w:start w:val="1"/>
      <w:numFmt w:val="bullet"/>
      <w:lvlText w:val=""/>
      <w:lvlJc w:val="left"/>
      <w:pPr>
        <w:ind w:left="720" w:hanging="360"/>
      </w:pPr>
      <w:rPr>
        <w:rFonts w:hint="default" w:ascii="Symbol" w:hAnsi="Symbol"/>
      </w:rPr>
    </w:lvl>
    <w:lvl w:ilvl="1" w:tplc="CE123E98">
      <w:start w:val="1"/>
      <w:numFmt w:val="bullet"/>
      <w:lvlText w:val="o"/>
      <w:lvlJc w:val="left"/>
      <w:pPr>
        <w:ind w:left="1440" w:hanging="360"/>
      </w:pPr>
      <w:rPr>
        <w:rFonts w:hint="default" w:ascii="Courier New" w:hAnsi="Courier New"/>
      </w:rPr>
    </w:lvl>
    <w:lvl w:ilvl="2" w:tplc="D428BA82">
      <w:start w:val="1"/>
      <w:numFmt w:val="bullet"/>
      <w:lvlText w:val=""/>
      <w:lvlJc w:val="left"/>
      <w:pPr>
        <w:ind w:left="2160" w:hanging="360"/>
      </w:pPr>
      <w:rPr>
        <w:rFonts w:hint="default" w:ascii="Wingdings" w:hAnsi="Wingdings"/>
      </w:rPr>
    </w:lvl>
    <w:lvl w:ilvl="3" w:tplc="C52CE502">
      <w:start w:val="1"/>
      <w:numFmt w:val="bullet"/>
      <w:lvlText w:val=""/>
      <w:lvlJc w:val="left"/>
      <w:pPr>
        <w:ind w:left="2880" w:hanging="360"/>
      </w:pPr>
      <w:rPr>
        <w:rFonts w:hint="default" w:ascii="Symbol" w:hAnsi="Symbol"/>
      </w:rPr>
    </w:lvl>
    <w:lvl w:ilvl="4" w:tplc="0E96DE54">
      <w:start w:val="1"/>
      <w:numFmt w:val="bullet"/>
      <w:lvlText w:val="o"/>
      <w:lvlJc w:val="left"/>
      <w:pPr>
        <w:ind w:left="3600" w:hanging="360"/>
      </w:pPr>
      <w:rPr>
        <w:rFonts w:hint="default" w:ascii="Courier New" w:hAnsi="Courier New"/>
      </w:rPr>
    </w:lvl>
    <w:lvl w:ilvl="5" w:tplc="EAC4242C">
      <w:start w:val="1"/>
      <w:numFmt w:val="bullet"/>
      <w:lvlText w:val=""/>
      <w:lvlJc w:val="left"/>
      <w:pPr>
        <w:ind w:left="4320" w:hanging="360"/>
      </w:pPr>
      <w:rPr>
        <w:rFonts w:hint="default" w:ascii="Wingdings" w:hAnsi="Wingdings"/>
      </w:rPr>
    </w:lvl>
    <w:lvl w:ilvl="6" w:tplc="077EBDBA">
      <w:start w:val="1"/>
      <w:numFmt w:val="bullet"/>
      <w:lvlText w:val=""/>
      <w:lvlJc w:val="left"/>
      <w:pPr>
        <w:ind w:left="5040" w:hanging="360"/>
      </w:pPr>
      <w:rPr>
        <w:rFonts w:hint="default" w:ascii="Symbol" w:hAnsi="Symbol"/>
      </w:rPr>
    </w:lvl>
    <w:lvl w:ilvl="7" w:tplc="2D628B86">
      <w:start w:val="1"/>
      <w:numFmt w:val="bullet"/>
      <w:lvlText w:val="o"/>
      <w:lvlJc w:val="left"/>
      <w:pPr>
        <w:ind w:left="5760" w:hanging="360"/>
      </w:pPr>
      <w:rPr>
        <w:rFonts w:hint="default" w:ascii="Courier New" w:hAnsi="Courier New"/>
      </w:rPr>
    </w:lvl>
    <w:lvl w:ilvl="8" w:tplc="1AB88438">
      <w:start w:val="1"/>
      <w:numFmt w:val="bullet"/>
      <w:lvlText w:val=""/>
      <w:lvlJc w:val="left"/>
      <w:pPr>
        <w:ind w:left="6480" w:hanging="360"/>
      </w:pPr>
      <w:rPr>
        <w:rFonts w:hint="default" w:ascii="Wingdings" w:hAnsi="Wingdings"/>
      </w:rPr>
    </w:lvl>
  </w:abstractNum>
  <w:abstractNum w:abstractNumId="39" w15:restartNumberingAfterBreak="0">
    <w:nsid w:val="7F3477A2"/>
    <w:multiLevelType w:val="hybridMultilevel"/>
    <w:tmpl w:val="FFFFFFFF"/>
    <w:lvl w:ilvl="0" w:tplc="3C004284">
      <w:start w:val="1"/>
      <w:numFmt w:val="bullet"/>
      <w:lvlText w:val=""/>
      <w:lvlJc w:val="left"/>
      <w:pPr>
        <w:ind w:left="720" w:hanging="360"/>
      </w:pPr>
      <w:rPr>
        <w:rFonts w:hint="default" w:ascii="Symbol" w:hAnsi="Symbol"/>
      </w:rPr>
    </w:lvl>
    <w:lvl w:ilvl="1" w:tplc="183AC9F4">
      <w:start w:val="1"/>
      <w:numFmt w:val="bullet"/>
      <w:lvlText w:val="o"/>
      <w:lvlJc w:val="left"/>
      <w:pPr>
        <w:ind w:left="1440" w:hanging="360"/>
      </w:pPr>
      <w:rPr>
        <w:rFonts w:hint="default" w:ascii="Courier New" w:hAnsi="Courier New"/>
      </w:rPr>
    </w:lvl>
    <w:lvl w:ilvl="2" w:tplc="222E910A">
      <w:start w:val="1"/>
      <w:numFmt w:val="bullet"/>
      <w:lvlText w:val=""/>
      <w:lvlJc w:val="left"/>
      <w:pPr>
        <w:ind w:left="2160" w:hanging="360"/>
      </w:pPr>
      <w:rPr>
        <w:rFonts w:hint="default" w:ascii="Wingdings" w:hAnsi="Wingdings"/>
      </w:rPr>
    </w:lvl>
    <w:lvl w:ilvl="3" w:tplc="D1400F2C">
      <w:start w:val="1"/>
      <w:numFmt w:val="bullet"/>
      <w:lvlText w:val=""/>
      <w:lvlJc w:val="left"/>
      <w:pPr>
        <w:ind w:left="2880" w:hanging="360"/>
      </w:pPr>
      <w:rPr>
        <w:rFonts w:hint="default" w:ascii="Symbol" w:hAnsi="Symbol"/>
      </w:rPr>
    </w:lvl>
    <w:lvl w:ilvl="4" w:tplc="5FC68E8E">
      <w:start w:val="1"/>
      <w:numFmt w:val="bullet"/>
      <w:lvlText w:val="o"/>
      <w:lvlJc w:val="left"/>
      <w:pPr>
        <w:ind w:left="3600" w:hanging="360"/>
      </w:pPr>
      <w:rPr>
        <w:rFonts w:hint="default" w:ascii="Courier New" w:hAnsi="Courier New"/>
      </w:rPr>
    </w:lvl>
    <w:lvl w:ilvl="5" w:tplc="7ACC70C2">
      <w:start w:val="1"/>
      <w:numFmt w:val="bullet"/>
      <w:lvlText w:val=""/>
      <w:lvlJc w:val="left"/>
      <w:pPr>
        <w:ind w:left="4320" w:hanging="360"/>
      </w:pPr>
      <w:rPr>
        <w:rFonts w:hint="default" w:ascii="Wingdings" w:hAnsi="Wingdings"/>
      </w:rPr>
    </w:lvl>
    <w:lvl w:ilvl="6" w:tplc="4D54E2C8">
      <w:start w:val="1"/>
      <w:numFmt w:val="bullet"/>
      <w:lvlText w:val=""/>
      <w:lvlJc w:val="left"/>
      <w:pPr>
        <w:ind w:left="5040" w:hanging="360"/>
      </w:pPr>
      <w:rPr>
        <w:rFonts w:hint="default" w:ascii="Symbol" w:hAnsi="Symbol"/>
      </w:rPr>
    </w:lvl>
    <w:lvl w:ilvl="7" w:tplc="A776F6E8">
      <w:start w:val="1"/>
      <w:numFmt w:val="bullet"/>
      <w:lvlText w:val="o"/>
      <w:lvlJc w:val="left"/>
      <w:pPr>
        <w:ind w:left="5760" w:hanging="360"/>
      </w:pPr>
      <w:rPr>
        <w:rFonts w:hint="default" w:ascii="Courier New" w:hAnsi="Courier New"/>
      </w:rPr>
    </w:lvl>
    <w:lvl w:ilvl="8" w:tplc="C45C7DE6">
      <w:start w:val="1"/>
      <w:numFmt w:val="bullet"/>
      <w:lvlText w:val=""/>
      <w:lvlJc w:val="left"/>
      <w:pPr>
        <w:ind w:left="6480" w:hanging="360"/>
      </w:pPr>
      <w:rPr>
        <w:rFonts w:hint="default" w:ascii="Wingdings" w:hAnsi="Wingdings"/>
      </w:rPr>
    </w:lvl>
  </w:abstractNum>
  <w:num w:numId="42">
    <w:abstractNumId w:val="41"/>
  </w:num>
  <w:num w:numId="41">
    <w:abstractNumId w:val="40"/>
  </w:num>
  <w:num w:numId="1" w16cid:durableId="245501920">
    <w:abstractNumId w:val="31"/>
  </w:num>
  <w:num w:numId="2" w16cid:durableId="1397125719">
    <w:abstractNumId w:val="0"/>
  </w:num>
  <w:num w:numId="3" w16cid:durableId="1537160344">
    <w:abstractNumId w:val="35"/>
  </w:num>
  <w:num w:numId="4" w16cid:durableId="548957965">
    <w:abstractNumId w:val="26"/>
  </w:num>
  <w:num w:numId="5" w16cid:durableId="1304391061">
    <w:abstractNumId w:val="37"/>
  </w:num>
  <w:num w:numId="6" w16cid:durableId="299728332">
    <w:abstractNumId w:val="18"/>
  </w:num>
  <w:num w:numId="7" w16cid:durableId="932202200">
    <w:abstractNumId w:val="13"/>
  </w:num>
  <w:num w:numId="8" w16cid:durableId="628707763">
    <w:abstractNumId w:val="16"/>
  </w:num>
  <w:num w:numId="9" w16cid:durableId="1338921115">
    <w:abstractNumId w:val="36"/>
  </w:num>
  <w:num w:numId="10" w16cid:durableId="1149249011">
    <w:abstractNumId w:val="11"/>
  </w:num>
  <w:num w:numId="11" w16cid:durableId="228271490">
    <w:abstractNumId w:val="14"/>
  </w:num>
  <w:num w:numId="12" w16cid:durableId="99379927">
    <w:abstractNumId w:val="3"/>
  </w:num>
  <w:num w:numId="13" w16cid:durableId="86001829">
    <w:abstractNumId w:val="4"/>
  </w:num>
  <w:num w:numId="14" w16cid:durableId="114952920">
    <w:abstractNumId w:val="9"/>
  </w:num>
  <w:num w:numId="15" w16cid:durableId="1813476525">
    <w:abstractNumId w:val="32"/>
  </w:num>
  <w:num w:numId="16" w16cid:durableId="1166943040">
    <w:abstractNumId w:val="25"/>
  </w:num>
  <w:num w:numId="17" w16cid:durableId="706099089">
    <w:abstractNumId w:val="17"/>
  </w:num>
  <w:num w:numId="18" w16cid:durableId="1739940750">
    <w:abstractNumId w:val="33"/>
  </w:num>
  <w:num w:numId="19" w16cid:durableId="225649917">
    <w:abstractNumId w:val="2"/>
  </w:num>
  <w:num w:numId="20" w16cid:durableId="1914705967">
    <w:abstractNumId w:val="1"/>
  </w:num>
  <w:num w:numId="21" w16cid:durableId="1955211017">
    <w:abstractNumId w:val="27"/>
  </w:num>
  <w:num w:numId="22" w16cid:durableId="1110008372">
    <w:abstractNumId w:val="7"/>
  </w:num>
  <w:num w:numId="23" w16cid:durableId="594096463">
    <w:abstractNumId w:val="21"/>
  </w:num>
  <w:num w:numId="24" w16cid:durableId="1809401193">
    <w:abstractNumId w:val="20"/>
  </w:num>
  <w:num w:numId="25" w16cid:durableId="777062017">
    <w:abstractNumId w:val="15"/>
  </w:num>
  <w:num w:numId="26" w16cid:durableId="457376907">
    <w:abstractNumId w:val="30"/>
  </w:num>
  <w:num w:numId="27" w16cid:durableId="1698702255">
    <w:abstractNumId w:val="29"/>
  </w:num>
  <w:num w:numId="28" w16cid:durableId="212011064">
    <w:abstractNumId w:val="28"/>
  </w:num>
  <w:num w:numId="29" w16cid:durableId="1991710290">
    <w:abstractNumId w:val="6"/>
  </w:num>
  <w:num w:numId="30" w16cid:durableId="425224598">
    <w:abstractNumId w:val="5"/>
  </w:num>
  <w:num w:numId="31" w16cid:durableId="342587162">
    <w:abstractNumId w:val="12"/>
  </w:num>
  <w:num w:numId="32" w16cid:durableId="12461611">
    <w:abstractNumId w:val="39"/>
  </w:num>
  <w:num w:numId="33" w16cid:durableId="302153569">
    <w:abstractNumId w:val="38"/>
  </w:num>
  <w:num w:numId="34" w16cid:durableId="134876565">
    <w:abstractNumId w:val="19"/>
  </w:num>
  <w:num w:numId="35" w16cid:durableId="832330182">
    <w:abstractNumId w:val="34"/>
  </w:num>
  <w:num w:numId="36" w16cid:durableId="1546019757">
    <w:abstractNumId w:val="22"/>
  </w:num>
  <w:num w:numId="37" w16cid:durableId="981277670">
    <w:abstractNumId w:val="24"/>
  </w:num>
  <w:num w:numId="38" w16cid:durableId="809059066">
    <w:abstractNumId w:val="10"/>
  </w:num>
  <w:num w:numId="39" w16cid:durableId="646400045">
    <w:abstractNumId w:val="8"/>
  </w:num>
  <w:num w:numId="40" w16cid:durableId="6814758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4E72C9"/>
    <w:rsid w:val="00015EAC"/>
    <w:rsid w:val="00025293"/>
    <w:rsid w:val="00025E4E"/>
    <w:rsid w:val="00027DFB"/>
    <w:rsid w:val="000327BA"/>
    <w:rsid w:val="00064F51"/>
    <w:rsid w:val="00066514"/>
    <w:rsid w:val="0008786E"/>
    <w:rsid w:val="00091037"/>
    <w:rsid w:val="00094D25"/>
    <w:rsid w:val="000A4176"/>
    <w:rsid w:val="000C11F1"/>
    <w:rsid w:val="000D078F"/>
    <w:rsid w:val="000D1D9D"/>
    <w:rsid w:val="000D5853"/>
    <w:rsid w:val="00101977"/>
    <w:rsid w:val="00106227"/>
    <w:rsid w:val="001139E4"/>
    <w:rsid w:val="00133BCB"/>
    <w:rsid w:val="00137E52"/>
    <w:rsid w:val="001532C1"/>
    <w:rsid w:val="00160E6F"/>
    <w:rsid w:val="00166B9F"/>
    <w:rsid w:val="001755C2"/>
    <w:rsid w:val="00184ADE"/>
    <w:rsid w:val="001A32E2"/>
    <w:rsid w:val="001B022F"/>
    <w:rsid w:val="001B0424"/>
    <w:rsid w:val="001B5A9A"/>
    <w:rsid w:val="001D2F56"/>
    <w:rsid w:val="001E6E68"/>
    <w:rsid w:val="001F643D"/>
    <w:rsid w:val="001FC23F"/>
    <w:rsid w:val="00201A3C"/>
    <w:rsid w:val="00202004"/>
    <w:rsid w:val="002029A4"/>
    <w:rsid w:val="00205F9F"/>
    <w:rsid w:val="002102AB"/>
    <w:rsid w:val="00213D01"/>
    <w:rsid w:val="002203F0"/>
    <w:rsid w:val="002226F7"/>
    <w:rsid w:val="002316FC"/>
    <w:rsid w:val="00243A78"/>
    <w:rsid w:val="00246E74"/>
    <w:rsid w:val="00252223"/>
    <w:rsid w:val="0025360B"/>
    <w:rsid w:val="00264891"/>
    <w:rsid w:val="00267EAE"/>
    <w:rsid w:val="00270803"/>
    <w:rsid w:val="00281BC3"/>
    <w:rsid w:val="00287616"/>
    <w:rsid w:val="002965F1"/>
    <w:rsid w:val="002C5659"/>
    <w:rsid w:val="002C792C"/>
    <w:rsid w:val="002C7939"/>
    <w:rsid w:val="00304107"/>
    <w:rsid w:val="00323E1B"/>
    <w:rsid w:val="0033332C"/>
    <w:rsid w:val="003650E2"/>
    <w:rsid w:val="00373228"/>
    <w:rsid w:val="003738FD"/>
    <w:rsid w:val="0037668C"/>
    <w:rsid w:val="00381BF8"/>
    <w:rsid w:val="00385895"/>
    <w:rsid w:val="00387B0B"/>
    <w:rsid w:val="003931A3"/>
    <w:rsid w:val="003A26CB"/>
    <w:rsid w:val="003B42C0"/>
    <w:rsid w:val="003C5120"/>
    <w:rsid w:val="003C6AD6"/>
    <w:rsid w:val="003D06BE"/>
    <w:rsid w:val="003D7542"/>
    <w:rsid w:val="003E3E88"/>
    <w:rsid w:val="003F1DC4"/>
    <w:rsid w:val="00401B7E"/>
    <w:rsid w:val="00414A5C"/>
    <w:rsid w:val="004158AA"/>
    <w:rsid w:val="00431CCA"/>
    <w:rsid w:val="004669BB"/>
    <w:rsid w:val="00467F13"/>
    <w:rsid w:val="00470CAA"/>
    <w:rsid w:val="004766AE"/>
    <w:rsid w:val="00483040"/>
    <w:rsid w:val="0048379A"/>
    <w:rsid w:val="00487F42"/>
    <w:rsid w:val="004A1162"/>
    <w:rsid w:val="004D51E9"/>
    <w:rsid w:val="004E3754"/>
    <w:rsid w:val="004E60D6"/>
    <w:rsid w:val="004F72BD"/>
    <w:rsid w:val="00500F50"/>
    <w:rsid w:val="00505BAB"/>
    <w:rsid w:val="00505F41"/>
    <w:rsid w:val="00521118"/>
    <w:rsid w:val="00523DE5"/>
    <w:rsid w:val="005263A5"/>
    <w:rsid w:val="00532391"/>
    <w:rsid w:val="00574464"/>
    <w:rsid w:val="005875C9"/>
    <w:rsid w:val="00595DA1"/>
    <w:rsid w:val="005B78B6"/>
    <w:rsid w:val="005C34CE"/>
    <w:rsid w:val="005C6904"/>
    <w:rsid w:val="005D0B51"/>
    <w:rsid w:val="005D46E1"/>
    <w:rsid w:val="005E2CA8"/>
    <w:rsid w:val="005E3956"/>
    <w:rsid w:val="005F0B9F"/>
    <w:rsid w:val="005F421A"/>
    <w:rsid w:val="005F5C05"/>
    <w:rsid w:val="005F5F0B"/>
    <w:rsid w:val="00614F19"/>
    <w:rsid w:val="0061554C"/>
    <w:rsid w:val="00627A7A"/>
    <w:rsid w:val="0063452F"/>
    <w:rsid w:val="00644BC3"/>
    <w:rsid w:val="0065251E"/>
    <w:rsid w:val="00675B92"/>
    <w:rsid w:val="00675CCE"/>
    <w:rsid w:val="00681E98"/>
    <w:rsid w:val="00693152"/>
    <w:rsid w:val="00693EFB"/>
    <w:rsid w:val="00695552"/>
    <w:rsid w:val="006A0A7B"/>
    <w:rsid w:val="006B1483"/>
    <w:rsid w:val="006E22C3"/>
    <w:rsid w:val="006F3723"/>
    <w:rsid w:val="007031DF"/>
    <w:rsid w:val="007062D4"/>
    <w:rsid w:val="0071623C"/>
    <w:rsid w:val="007170E6"/>
    <w:rsid w:val="00721CBB"/>
    <w:rsid w:val="00725780"/>
    <w:rsid w:val="0073463C"/>
    <w:rsid w:val="00771CD0"/>
    <w:rsid w:val="00772038"/>
    <w:rsid w:val="00772DF5"/>
    <w:rsid w:val="007737A8"/>
    <w:rsid w:val="00782A3C"/>
    <w:rsid w:val="007973BC"/>
    <w:rsid w:val="007B5432"/>
    <w:rsid w:val="007D5C36"/>
    <w:rsid w:val="007E143E"/>
    <w:rsid w:val="007E3955"/>
    <w:rsid w:val="007F6621"/>
    <w:rsid w:val="00800DC4"/>
    <w:rsid w:val="008048AE"/>
    <w:rsid w:val="00810CDA"/>
    <w:rsid w:val="00814D5B"/>
    <w:rsid w:val="00856881"/>
    <w:rsid w:val="008769FD"/>
    <w:rsid w:val="00896086"/>
    <w:rsid w:val="008A1991"/>
    <w:rsid w:val="008A3E08"/>
    <w:rsid w:val="008A7280"/>
    <w:rsid w:val="008B6258"/>
    <w:rsid w:val="008C3522"/>
    <w:rsid w:val="008C3C25"/>
    <w:rsid w:val="008C73EC"/>
    <w:rsid w:val="008D1DD8"/>
    <w:rsid w:val="008D47ED"/>
    <w:rsid w:val="008D48EA"/>
    <w:rsid w:val="008E0C0B"/>
    <w:rsid w:val="008E2F2D"/>
    <w:rsid w:val="008E38AB"/>
    <w:rsid w:val="008F0710"/>
    <w:rsid w:val="008F1FB8"/>
    <w:rsid w:val="008F78CC"/>
    <w:rsid w:val="00902E8F"/>
    <w:rsid w:val="00903556"/>
    <w:rsid w:val="009203E1"/>
    <w:rsid w:val="00921073"/>
    <w:rsid w:val="00937EEF"/>
    <w:rsid w:val="009602C0"/>
    <w:rsid w:val="00960AC1"/>
    <w:rsid w:val="00961D23"/>
    <w:rsid w:val="00977518"/>
    <w:rsid w:val="00986F11"/>
    <w:rsid w:val="009927E5"/>
    <w:rsid w:val="00997A28"/>
    <w:rsid w:val="009B1206"/>
    <w:rsid w:val="009B1C7A"/>
    <w:rsid w:val="009C3A6E"/>
    <w:rsid w:val="009D3774"/>
    <w:rsid w:val="009E0F38"/>
    <w:rsid w:val="009E1778"/>
    <w:rsid w:val="009E2C96"/>
    <w:rsid w:val="009F157D"/>
    <w:rsid w:val="009F1773"/>
    <w:rsid w:val="009F69B3"/>
    <w:rsid w:val="00A12B38"/>
    <w:rsid w:val="00A12BA2"/>
    <w:rsid w:val="00A173D8"/>
    <w:rsid w:val="00A27A5C"/>
    <w:rsid w:val="00A41A36"/>
    <w:rsid w:val="00A437BE"/>
    <w:rsid w:val="00A4404E"/>
    <w:rsid w:val="00A4549D"/>
    <w:rsid w:val="00A63DCC"/>
    <w:rsid w:val="00A75B6C"/>
    <w:rsid w:val="00A84F4A"/>
    <w:rsid w:val="00AA5BDE"/>
    <w:rsid w:val="00AB7D11"/>
    <w:rsid w:val="00AC2E14"/>
    <w:rsid w:val="00AC2E6B"/>
    <w:rsid w:val="00AD5CD6"/>
    <w:rsid w:val="00AF48DD"/>
    <w:rsid w:val="00AF7B45"/>
    <w:rsid w:val="00B0637D"/>
    <w:rsid w:val="00B20E38"/>
    <w:rsid w:val="00B342CC"/>
    <w:rsid w:val="00B373CB"/>
    <w:rsid w:val="00B534D0"/>
    <w:rsid w:val="00B75433"/>
    <w:rsid w:val="00B771F1"/>
    <w:rsid w:val="00B80D96"/>
    <w:rsid w:val="00B93AB0"/>
    <w:rsid w:val="00B9601E"/>
    <w:rsid w:val="00BB639E"/>
    <w:rsid w:val="00BB6C67"/>
    <w:rsid w:val="00BD78BF"/>
    <w:rsid w:val="00BF0EA7"/>
    <w:rsid w:val="00C3048C"/>
    <w:rsid w:val="00C314F1"/>
    <w:rsid w:val="00C35BFF"/>
    <w:rsid w:val="00C35D3A"/>
    <w:rsid w:val="00C376C7"/>
    <w:rsid w:val="00C4082C"/>
    <w:rsid w:val="00C47403"/>
    <w:rsid w:val="00C62F90"/>
    <w:rsid w:val="00C631F1"/>
    <w:rsid w:val="00C64BC1"/>
    <w:rsid w:val="00C71290"/>
    <w:rsid w:val="00C725E8"/>
    <w:rsid w:val="00C802B8"/>
    <w:rsid w:val="00C8339F"/>
    <w:rsid w:val="00CA2558"/>
    <w:rsid w:val="00CD25D3"/>
    <w:rsid w:val="00CD74C1"/>
    <w:rsid w:val="00CE32EE"/>
    <w:rsid w:val="00D0020C"/>
    <w:rsid w:val="00D21BD2"/>
    <w:rsid w:val="00D23732"/>
    <w:rsid w:val="00D3113B"/>
    <w:rsid w:val="00D41ACC"/>
    <w:rsid w:val="00D44972"/>
    <w:rsid w:val="00D45CCE"/>
    <w:rsid w:val="00D60A33"/>
    <w:rsid w:val="00D62B19"/>
    <w:rsid w:val="00D7295F"/>
    <w:rsid w:val="00D7726A"/>
    <w:rsid w:val="00D84C68"/>
    <w:rsid w:val="00D84D9D"/>
    <w:rsid w:val="00DB249C"/>
    <w:rsid w:val="00DB524C"/>
    <w:rsid w:val="00DB6545"/>
    <w:rsid w:val="00DD6D3A"/>
    <w:rsid w:val="00DE0B56"/>
    <w:rsid w:val="00DE16C0"/>
    <w:rsid w:val="00DE2662"/>
    <w:rsid w:val="00DF49FE"/>
    <w:rsid w:val="00E0691E"/>
    <w:rsid w:val="00E17D4F"/>
    <w:rsid w:val="00E2093E"/>
    <w:rsid w:val="00E23D75"/>
    <w:rsid w:val="00E308B0"/>
    <w:rsid w:val="00E32935"/>
    <w:rsid w:val="00E36449"/>
    <w:rsid w:val="00E41B7B"/>
    <w:rsid w:val="00E44842"/>
    <w:rsid w:val="00E44E8D"/>
    <w:rsid w:val="00E50DB9"/>
    <w:rsid w:val="00E53F95"/>
    <w:rsid w:val="00E54EC7"/>
    <w:rsid w:val="00E61625"/>
    <w:rsid w:val="00E629C7"/>
    <w:rsid w:val="00E73BFD"/>
    <w:rsid w:val="00E8701A"/>
    <w:rsid w:val="00EA1AF3"/>
    <w:rsid w:val="00EB2864"/>
    <w:rsid w:val="00EC6BC9"/>
    <w:rsid w:val="00ED571B"/>
    <w:rsid w:val="00EE4FFA"/>
    <w:rsid w:val="00EF38D0"/>
    <w:rsid w:val="00EF5EF4"/>
    <w:rsid w:val="00EF7585"/>
    <w:rsid w:val="00F06364"/>
    <w:rsid w:val="00F0C9BA"/>
    <w:rsid w:val="00F21237"/>
    <w:rsid w:val="00F21C2E"/>
    <w:rsid w:val="00F23C1D"/>
    <w:rsid w:val="00F24344"/>
    <w:rsid w:val="00F348CB"/>
    <w:rsid w:val="00F36EC3"/>
    <w:rsid w:val="00F518AE"/>
    <w:rsid w:val="00F55C81"/>
    <w:rsid w:val="00F62CF5"/>
    <w:rsid w:val="00F66BF4"/>
    <w:rsid w:val="00F77AD6"/>
    <w:rsid w:val="00F85D62"/>
    <w:rsid w:val="00F91F34"/>
    <w:rsid w:val="00F970B0"/>
    <w:rsid w:val="00FA5FAD"/>
    <w:rsid w:val="00FA611F"/>
    <w:rsid w:val="00FB0E65"/>
    <w:rsid w:val="00FB5F02"/>
    <w:rsid w:val="00FC44B0"/>
    <w:rsid w:val="011BC72F"/>
    <w:rsid w:val="014B25EE"/>
    <w:rsid w:val="0156276A"/>
    <w:rsid w:val="01A9D412"/>
    <w:rsid w:val="01BADE36"/>
    <w:rsid w:val="0272D77B"/>
    <w:rsid w:val="02A6C873"/>
    <w:rsid w:val="02E7C571"/>
    <w:rsid w:val="033F71C1"/>
    <w:rsid w:val="035C6EF0"/>
    <w:rsid w:val="036DE39D"/>
    <w:rsid w:val="03D5AFFA"/>
    <w:rsid w:val="043D81DD"/>
    <w:rsid w:val="045BCA2A"/>
    <w:rsid w:val="046A5782"/>
    <w:rsid w:val="04708574"/>
    <w:rsid w:val="05421B00"/>
    <w:rsid w:val="05694EB6"/>
    <w:rsid w:val="05A8D1BD"/>
    <w:rsid w:val="062AE6F1"/>
    <w:rsid w:val="06E1A6BB"/>
    <w:rsid w:val="071E6237"/>
    <w:rsid w:val="07C6A276"/>
    <w:rsid w:val="0810470E"/>
    <w:rsid w:val="084DE987"/>
    <w:rsid w:val="0869D72A"/>
    <w:rsid w:val="090F2AD6"/>
    <w:rsid w:val="09A6DB40"/>
    <w:rsid w:val="0A42F722"/>
    <w:rsid w:val="0A42F940"/>
    <w:rsid w:val="0ABE5F00"/>
    <w:rsid w:val="0B1B89F6"/>
    <w:rsid w:val="0B4692B0"/>
    <w:rsid w:val="0B5CCA77"/>
    <w:rsid w:val="0BB900C8"/>
    <w:rsid w:val="0BF98377"/>
    <w:rsid w:val="0C0701C6"/>
    <w:rsid w:val="0C6DA305"/>
    <w:rsid w:val="0C774854"/>
    <w:rsid w:val="0CA3452B"/>
    <w:rsid w:val="0D02EC8F"/>
    <w:rsid w:val="0D564F8B"/>
    <w:rsid w:val="0DA55152"/>
    <w:rsid w:val="0DACE7A3"/>
    <w:rsid w:val="0DFD59AF"/>
    <w:rsid w:val="0E261D9F"/>
    <w:rsid w:val="0E2CD4F2"/>
    <w:rsid w:val="0E376EBB"/>
    <w:rsid w:val="0E7F08CE"/>
    <w:rsid w:val="0E8DDC28"/>
    <w:rsid w:val="0F6E6196"/>
    <w:rsid w:val="108DF04D"/>
    <w:rsid w:val="10D94C73"/>
    <w:rsid w:val="10DA70CB"/>
    <w:rsid w:val="117EB6BD"/>
    <w:rsid w:val="12E03F3E"/>
    <w:rsid w:val="12F60D9C"/>
    <w:rsid w:val="1343C656"/>
    <w:rsid w:val="137AB84E"/>
    <w:rsid w:val="13FC2EF2"/>
    <w:rsid w:val="14292291"/>
    <w:rsid w:val="1448B5C9"/>
    <w:rsid w:val="146C5D68"/>
    <w:rsid w:val="1484BCEA"/>
    <w:rsid w:val="149A9DAA"/>
    <w:rsid w:val="149E3663"/>
    <w:rsid w:val="14B6577F"/>
    <w:rsid w:val="150BC8CD"/>
    <w:rsid w:val="1539B26B"/>
    <w:rsid w:val="154E30EA"/>
    <w:rsid w:val="16E42A93"/>
    <w:rsid w:val="17118A3E"/>
    <w:rsid w:val="173F24F6"/>
    <w:rsid w:val="17684C75"/>
    <w:rsid w:val="17881F3B"/>
    <w:rsid w:val="178FD6D0"/>
    <w:rsid w:val="1799780B"/>
    <w:rsid w:val="17D1BA7E"/>
    <w:rsid w:val="180CFB90"/>
    <w:rsid w:val="1844207B"/>
    <w:rsid w:val="18BC15B9"/>
    <w:rsid w:val="18D2FBE4"/>
    <w:rsid w:val="19BC2355"/>
    <w:rsid w:val="19D41BE5"/>
    <w:rsid w:val="1A0906CF"/>
    <w:rsid w:val="1A7F55A0"/>
    <w:rsid w:val="1A87185E"/>
    <w:rsid w:val="1AA4B4AB"/>
    <w:rsid w:val="1B35AFDE"/>
    <w:rsid w:val="1B407157"/>
    <w:rsid w:val="1B6D98B8"/>
    <w:rsid w:val="1BBF893C"/>
    <w:rsid w:val="1BDDE26E"/>
    <w:rsid w:val="1BE7B632"/>
    <w:rsid w:val="1C622DEB"/>
    <w:rsid w:val="1C86A3AE"/>
    <w:rsid w:val="1CDC0261"/>
    <w:rsid w:val="1D13FF24"/>
    <w:rsid w:val="1D4DFA66"/>
    <w:rsid w:val="1D4E72C9"/>
    <w:rsid w:val="1E07A64E"/>
    <w:rsid w:val="1E56CCD8"/>
    <w:rsid w:val="1EE3362C"/>
    <w:rsid w:val="1F594064"/>
    <w:rsid w:val="1FB41E27"/>
    <w:rsid w:val="1FE7D1A9"/>
    <w:rsid w:val="1FFD70AA"/>
    <w:rsid w:val="20C28797"/>
    <w:rsid w:val="20EE2DDC"/>
    <w:rsid w:val="216F8D33"/>
    <w:rsid w:val="21A4F162"/>
    <w:rsid w:val="21ACA9F9"/>
    <w:rsid w:val="21CA8D37"/>
    <w:rsid w:val="2258DD71"/>
    <w:rsid w:val="2281685E"/>
    <w:rsid w:val="22B01335"/>
    <w:rsid w:val="22E993DE"/>
    <w:rsid w:val="23121B0F"/>
    <w:rsid w:val="240DAC34"/>
    <w:rsid w:val="247A77C4"/>
    <w:rsid w:val="24A533AE"/>
    <w:rsid w:val="2520A5A8"/>
    <w:rsid w:val="253EC95D"/>
    <w:rsid w:val="25666B82"/>
    <w:rsid w:val="261FD1BC"/>
    <w:rsid w:val="2635F150"/>
    <w:rsid w:val="26613143"/>
    <w:rsid w:val="26BF8567"/>
    <w:rsid w:val="28171740"/>
    <w:rsid w:val="282B2A4C"/>
    <w:rsid w:val="287AC97B"/>
    <w:rsid w:val="28C5CAE6"/>
    <w:rsid w:val="28DB3693"/>
    <w:rsid w:val="2902C924"/>
    <w:rsid w:val="298E7E0D"/>
    <w:rsid w:val="29D9FF04"/>
    <w:rsid w:val="29E1E2F4"/>
    <w:rsid w:val="2A122858"/>
    <w:rsid w:val="2A4AD0CA"/>
    <w:rsid w:val="2A7768AA"/>
    <w:rsid w:val="2A77CE4C"/>
    <w:rsid w:val="2A8BAFE4"/>
    <w:rsid w:val="2AC2C17F"/>
    <w:rsid w:val="2AE09BAF"/>
    <w:rsid w:val="2B0345F0"/>
    <w:rsid w:val="2B55EC3D"/>
    <w:rsid w:val="2B7A5C13"/>
    <w:rsid w:val="2BBECDAD"/>
    <w:rsid w:val="2BF3EA8B"/>
    <w:rsid w:val="2C15F318"/>
    <w:rsid w:val="2C28DD8A"/>
    <w:rsid w:val="2C7958F8"/>
    <w:rsid w:val="2C85CDF6"/>
    <w:rsid w:val="2D3C7B1F"/>
    <w:rsid w:val="2DE3BA2D"/>
    <w:rsid w:val="2E0831E9"/>
    <w:rsid w:val="2E2BEEF5"/>
    <w:rsid w:val="2E7BAFFA"/>
    <w:rsid w:val="2ED9A83E"/>
    <w:rsid w:val="2EE057D5"/>
    <w:rsid w:val="2F08738F"/>
    <w:rsid w:val="2F2BEFF4"/>
    <w:rsid w:val="2F37F7F1"/>
    <w:rsid w:val="2F5FE6D4"/>
    <w:rsid w:val="2F8CA4B7"/>
    <w:rsid w:val="2FABE003"/>
    <w:rsid w:val="3075D0D9"/>
    <w:rsid w:val="30E6755E"/>
    <w:rsid w:val="3105C6D8"/>
    <w:rsid w:val="3105ED66"/>
    <w:rsid w:val="311C2339"/>
    <w:rsid w:val="31483608"/>
    <w:rsid w:val="314E9BDB"/>
    <w:rsid w:val="317BF162"/>
    <w:rsid w:val="3188C44A"/>
    <w:rsid w:val="31A087ED"/>
    <w:rsid w:val="31D539A8"/>
    <w:rsid w:val="320DBF17"/>
    <w:rsid w:val="321FBFE1"/>
    <w:rsid w:val="3240E810"/>
    <w:rsid w:val="3297DAD1"/>
    <w:rsid w:val="32C97D46"/>
    <w:rsid w:val="3309FFF5"/>
    <w:rsid w:val="33147C87"/>
    <w:rsid w:val="33294301"/>
    <w:rsid w:val="33773B25"/>
    <w:rsid w:val="33A298F4"/>
    <w:rsid w:val="3430DF89"/>
    <w:rsid w:val="3448B042"/>
    <w:rsid w:val="345B3443"/>
    <w:rsid w:val="3460ECF1"/>
    <w:rsid w:val="3496D78E"/>
    <w:rsid w:val="34D481DE"/>
    <w:rsid w:val="34EDD092"/>
    <w:rsid w:val="3512A55B"/>
    <w:rsid w:val="35D03AE5"/>
    <w:rsid w:val="360E87AA"/>
    <w:rsid w:val="3670523F"/>
    <w:rsid w:val="369BA575"/>
    <w:rsid w:val="36BB67B4"/>
    <w:rsid w:val="3878FF53"/>
    <w:rsid w:val="38E11F74"/>
    <w:rsid w:val="38FC2491"/>
    <w:rsid w:val="3A96C437"/>
    <w:rsid w:val="3B0694AE"/>
    <w:rsid w:val="3B2FB9C1"/>
    <w:rsid w:val="3B35C950"/>
    <w:rsid w:val="3BA42114"/>
    <w:rsid w:val="3C167072"/>
    <w:rsid w:val="3C35C976"/>
    <w:rsid w:val="3C5EE631"/>
    <w:rsid w:val="3C714BBD"/>
    <w:rsid w:val="3CE636F4"/>
    <w:rsid w:val="3D5E7F4F"/>
    <w:rsid w:val="3DA40DB6"/>
    <w:rsid w:val="3DB064CB"/>
    <w:rsid w:val="3DD66A2B"/>
    <w:rsid w:val="3E3BC1A1"/>
    <w:rsid w:val="3E8F38C3"/>
    <w:rsid w:val="3EBC0E81"/>
    <w:rsid w:val="3ECC255C"/>
    <w:rsid w:val="3F06306F"/>
    <w:rsid w:val="3F104613"/>
    <w:rsid w:val="3FFE8EC4"/>
    <w:rsid w:val="40055438"/>
    <w:rsid w:val="40BD8EE8"/>
    <w:rsid w:val="40FE7519"/>
    <w:rsid w:val="41539644"/>
    <w:rsid w:val="416633CE"/>
    <w:rsid w:val="41E1CF02"/>
    <w:rsid w:val="41EEF2BC"/>
    <w:rsid w:val="4243681D"/>
    <w:rsid w:val="426F5D73"/>
    <w:rsid w:val="4292A15D"/>
    <w:rsid w:val="42A3E28F"/>
    <w:rsid w:val="4329A69E"/>
    <w:rsid w:val="435FC45D"/>
    <w:rsid w:val="4394AC49"/>
    <w:rsid w:val="43B5D527"/>
    <w:rsid w:val="442462D3"/>
    <w:rsid w:val="44493661"/>
    <w:rsid w:val="44591072"/>
    <w:rsid w:val="4473021D"/>
    <w:rsid w:val="4490C1C4"/>
    <w:rsid w:val="4499696F"/>
    <w:rsid w:val="44B038FD"/>
    <w:rsid w:val="451E1652"/>
    <w:rsid w:val="45460BF2"/>
    <w:rsid w:val="45B17EB3"/>
    <w:rsid w:val="45E5769C"/>
    <w:rsid w:val="45E69996"/>
    <w:rsid w:val="45E7AAED"/>
    <w:rsid w:val="464FD7F6"/>
    <w:rsid w:val="469613F2"/>
    <w:rsid w:val="46D53F03"/>
    <w:rsid w:val="47073D13"/>
    <w:rsid w:val="473D5AF6"/>
    <w:rsid w:val="4786DDAC"/>
    <w:rsid w:val="478EF564"/>
    <w:rsid w:val="4806E714"/>
    <w:rsid w:val="487D677C"/>
    <w:rsid w:val="48BEB47A"/>
    <w:rsid w:val="48C92F6C"/>
    <w:rsid w:val="491CE4ED"/>
    <w:rsid w:val="492B0578"/>
    <w:rsid w:val="4949A506"/>
    <w:rsid w:val="496E505B"/>
    <w:rsid w:val="49955BDA"/>
    <w:rsid w:val="49C46642"/>
    <w:rsid w:val="4A44FA75"/>
    <w:rsid w:val="4A8B8846"/>
    <w:rsid w:val="4B0E32AB"/>
    <w:rsid w:val="4B265F76"/>
    <w:rsid w:val="4B78398D"/>
    <w:rsid w:val="4B9D8E0C"/>
    <w:rsid w:val="4BA3DFD2"/>
    <w:rsid w:val="4BC01284"/>
    <w:rsid w:val="4C316420"/>
    <w:rsid w:val="4C425653"/>
    <w:rsid w:val="4C8500F0"/>
    <w:rsid w:val="4CE36028"/>
    <w:rsid w:val="4D60B752"/>
    <w:rsid w:val="4DE95961"/>
    <w:rsid w:val="4E05F19D"/>
    <w:rsid w:val="4E0C5EBD"/>
    <w:rsid w:val="4E16BD35"/>
    <w:rsid w:val="4EFA86D0"/>
    <w:rsid w:val="4F032BDC"/>
    <w:rsid w:val="4F129F9E"/>
    <w:rsid w:val="4F4E4715"/>
    <w:rsid w:val="4F4EF7AB"/>
    <w:rsid w:val="4F4F7F00"/>
    <w:rsid w:val="4FB3B120"/>
    <w:rsid w:val="501552F8"/>
    <w:rsid w:val="504E8A70"/>
    <w:rsid w:val="50648BEF"/>
    <w:rsid w:val="508044D3"/>
    <w:rsid w:val="5088321C"/>
    <w:rsid w:val="508C7D57"/>
    <w:rsid w:val="508D9893"/>
    <w:rsid w:val="50B20652"/>
    <w:rsid w:val="519B1739"/>
    <w:rsid w:val="51B24411"/>
    <w:rsid w:val="52132156"/>
    <w:rsid w:val="523F7DA3"/>
    <w:rsid w:val="537AAF99"/>
    <w:rsid w:val="542FF5F0"/>
    <w:rsid w:val="547BEE54"/>
    <w:rsid w:val="54E03726"/>
    <w:rsid w:val="5505F376"/>
    <w:rsid w:val="552FBB3B"/>
    <w:rsid w:val="553C900A"/>
    <w:rsid w:val="556927EA"/>
    <w:rsid w:val="5577D8A7"/>
    <w:rsid w:val="5587564C"/>
    <w:rsid w:val="559D7B7A"/>
    <w:rsid w:val="559EF7F4"/>
    <w:rsid w:val="55CF5DBC"/>
    <w:rsid w:val="561F0F93"/>
    <w:rsid w:val="5691C179"/>
    <w:rsid w:val="569D767E"/>
    <w:rsid w:val="56A2E5A3"/>
    <w:rsid w:val="570D4A78"/>
    <w:rsid w:val="572AD1FC"/>
    <w:rsid w:val="5734054C"/>
    <w:rsid w:val="57B302F8"/>
    <w:rsid w:val="584E0A30"/>
    <w:rsid w:val="587F90BC"/>
    <w:rsid w:val="595E8154"/>
    <w:rsid w:val="599B78DE"/>
    <w:rsid w:val="599DD115"/>
    <w:rsid w:val="59AD9DFE"/>
    <w:rsid w:val="59C4A5B7"/>
    <w:rsid w:val="59D20F86"/>
    <w:rsid w:val="5A319B10"/>
    <w:rsid w:val="5A6033F1"/>
    <w:rsid w:val="5A9FA9DB"/>
    <w:rsid w:val="5AC75F65"/>
    <w:rsid w:val="5AFBA3C9"/>
    <w:rsid w:val="5B01C172"/>
    <w:rsid w:val="5B2448C3"/>
    <w:rsid w:val="5B2B93C7"/>
    <w:rsid w:val="5B44FD4E"/>
    <w:rsid w:val="5BB7F7FA"/>
    <w:rsid w:val="5C042D68"/>
    <w:rsid w:val="5C4646C5"/>
    <w:rsid w:val="5C524B65"/>
    <w:rsid w:val="5CA158DA"/>
    <w:rsid w:val="5CA884A8"/>
    <w:rsid w:val="5D0D567C"/>
    <w:rsid w:val="5D0D5C30"/>
    <w:rsid w:val="5D3B4ADD"/>
    <w:rsid w:val="5D7D337A"/>
    <w:rsid w:val="5D969AEF"/>
    <w:rsid w:val="5DB9FB07"/>
    <w:rsid w:val="5E353EE7"/>
    <w:rsid w:val="5F162984"/>
    <w:rsid w:val="5F74135E"/>
    <w:rsid w:val="5FA69CF9"/>
    <w:rsid w:val="600C72D7"/>
    <w:rsid w:val="601AE939"/>
    <w:rsid w:val="602F911D"/>
    <w:rsid w:val="61570752"/>
    <w:rsid w:val="61941991"/>
    <w:rsid w:val="619EEBE1"/>
    <w:rsid w:val="61DE8657"/>
    <w:rsid w:val="621D8381"/>
    <w:rsid w:val="62283E7D"/>
    <w:rsid w:val="622DA428"/>
    <w:rsid w:val="62859E04"/>
    <w:rsid w:val="62C017B7"/>
    <w:rsid w:val="63AE3CC2"/>
    <w:rsid w:val="643F47EA"/>
    <w:rsid w:val="6486DD0B"/>
    <w:rsid w:val="648C31DE"/>
    <w:rsid w:val="64B1FA13"/>
    <w:rsid w:val="64C41CC3"/>
    <w:rsid w:val="64CDB6E8"/>
    <w:rsid w:val="64E083BC"/>
    <w:rsid w:val="650C294E"/>
    <w:rsid w:val="655F8F18"/>
    <w:rsid w:val="65AE7303"/>
    <w:rsid w:val="6679FF13"/>
    <w:rsid w:val="667B2AB8"/>
    <w:rsid w:val="669A784D"/>
    <w:rsid w:val="66C5B498"/>
    <w:rsid w:val="677C1D5C"/>
    <w:rsid w:val="67B74A07"/>
    <w:rsid w:val="6866EAC0"/>
    <w:rsid w:val="68707930"/>
    <w:rsid w:val="68A64A98"/>
    <w:rsid w:val="68F0D7A3"/>
    <w:rsid w:val="692CD25E"/>
    <w:rsid w:val="6994C20B"/>
    <w:rsid w:val="699FBF3B"/>
    <w:rsid w:val="69AD36A5"/>
    <w:rsid w:val="6A1C1554"/>
    <w:rsid w:val="6A50FF16"/>
    <w:rsid w:val="6A933642"/>
    <w:rsid w:val="6AF7D5E8"/>
    <w:rsid w:val="6AFA73A6"/>
    <w:rsid w:val="6B4FC540"/>
    <w:rsid w:val="6C0F75C4"/>
    <w:rsid w:val="6C5A78B5"/>
    <w:rsid w:val="6C5F858A"/>
    <w:rsid w:val="6C82719A"/>
    <w:rsid w:val="6CEB2F9D"/>
    <w:rsid w:val="6D0C1A51"/>
    <w:rsid w:val="6D2DF420"/>
    <w:rsid w:val="6D97A7F4"/>
    <w:rsid w:val="6DD5E34E"/>
    <w:rsid w:val="6DFC5C8A"/>
    <w:rsid w:val="6E5CB7FE"/>
    <w:rsid w:val="6E7E8334"/>
    <w:rsid w:val="6F4A395D"/>
    <w:rsid w:val="6F4BC399"/>
    <w:rsid w:val="6F7B28F5"/>
    <w:rsid w:val="6F90AF12"/>
    <w:rsid w:val="6FAB5899"/>
    <w:rsid w:val="6FCA51A3"/>
    <w:rsid w:val="6FCE338D"/>
    <w:rsid w:val="700B40CC"/>
    <w:rsid w:val="705724AD"/>
    <w:rsid w:val="708FB745"/>
    <w:rsid w:val="70947EBC"/>
    <w:rsid w:val="715D1BE5"/>
    <w:rsid w:val="7168D33C"/>
    <w:rsid w:val="7196E3FF"/>
    <w:rsid w:val="72431BBA"/>
    <w:rsid w:val="7259A55A"/>
    <w:rsid w:val="7278D7E8"/>
    <w:rsid w:val="732C456D"/>
    <w:rsid w:val="739F07BD"/>
    <w:rsid w:val="73B47135"/>
    <w:rsid w:val="73B65993"/>
    <w:rsid w:val="73C2BCD2"/>
    <w:rsid w:val="73D8E37D"/>
    <w:rsid w:val="7429CE84"/>
    <w:rsid w:val="742C35D4"/>
    <w:rsid w:val="742C4801"/>
    <w:rsid w:val="744E9A18"/>
    <w:rsid w:val="75609D59"/>
    <w:rsid w:val="75955FE6"/>
    <w:rsid w:val="75ACC4B9"/>
    <w:rsid w:val="75DD4868"/>
    <w:rsid w:val="76206607"/>
    <w:rsid w:val="762B4EE8"/>
    <w:rsid w:val="7631A9DC"/>
    <w:rsid w:val="764731FD"/>
    <w:rsid w:val="765CF567"/>
    <w:rsid w:val="76828765"/>
    <w:rsid w:val="76CD547F"/>
    <w:rsid w:val="76FB6CD3"/>
    <w:rsid w:val="7713A563"/>
    <w:rsid w:val="7716E98D"/>
    <w:rsid w:val="772AFFBA"/>
    <w:rsid w:val="77863ADA"/>
    <w:rsid w:val="77E52D6D"/>
    <w:rsid w:val="7849BD3C"/>
    <w:rsid w:val="7A335D12"/>
    <w:rsid w:val="7AD866EA"/>
    <w:rsid w:val="7B0EEA78"/>
    <w:rsid w:val="7B2CEB80"/>
    <w:rsid w:val="7B54AE33"/>
    <w:rsid w:val="7B60B47F"/>
    <w:rsid w:val="7BA0AAD6"/>
    <w:rsid w:val="7BB9CC24"/>
    <w:rsid w:val="7BCBC8E7"/>
    <w:rsid w:val="7C06B6C9"/>
    <w:rsid w:val="7C24B623"/>
    <w:rsid w:val="7C5CCE86"/>
    <w:rsid w:val="7C807E83"/>
    <w:rsid w:val="7D158C1E"/>
    <w:rsid w:val="7D179852"/>
    <w:rsid w:val="7DBE5A19"/>
    <w:rsid w:val="7DC33D44"/>
    <w:rsid w:val="7E2FD6D5"/>
    <w:rsid w:val="7E4DB9D0"/>
    <w:rsid w:val="7E52F142"/>
    <w:rsid w:val="7E55ED58"/>
    <w:rsid w:val="7E645277"/>
    <w:rsid w:val="7F80BABE"/>
    <w:rsid w:val="7F89680F"/>
    <w:rsid w:val="7F8F1C03"/>
    <w:rsid w:val="7FA853AF"/>
    <w:rsid w:val="7FEE144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72C9"/>
  <w15:chartTrackingRefBased/>
  <w15:docId w15:val="{CC6A7ACB-1326-4A6A-A6A2-4A49F8D96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19B1739"/>
    <w:pPr>
      <w:spacing w:after="0"/>
    </w:pPr>
    <w:rPr>
      <w:rFonts w:ascii="Cambria" w:hAnsi="Cambria" w:cs="Times New Roman"/>
      <w:smallCaps/>
      <w:sz w:val="20"/>
      <w:szCs w:val="20"/>
      <w:lang w:val="nl-NL"/>
    </w:rPr>
  </w:style>
  <w:style w:type="paragraph" w:styleId="Heading1">
    <w:name w:val="heading 1"/>
    <w:basedOn w:val="Normal"/>
    <w:next w:val="Normal"/>
    <w:link w:val="Heading1Char"/>
    <w:uiPriority w:val="9"/>
    <w:qFormat/>
    <w:rsid w:val="519B1739"/>
    <w:pPr>
      <w:keepNext/>
      <w:keepLines/>
      <w:spacing w:after="240"/>
      <w:outlineLvl w:val="0"/>
    </w:pPr>
    <w:rPr>
      <w:color w:val="5066DB"/>
      <w:sz w:val="42"/>
      <w:szCs w:val="42"/>
    </w:rPr>
  </w:style>
  <w:style w:type="paragraph" w:styleId="Heading2">
    <w:name w:val="heading 2"/>
    <w:basedOn w:val="Normal"/>
    <w:next w:val="Normal"/>
    <w:link w:val="Heading2Char"/>
    <w:uiPriority w:val="9"/>
    <w:unhideWhenUsed/>
    <w:qFormat/>
    <w:rsid w:val="519B1739"/>
    <w:pPr>
      <w:keepNext/>
      <w:keepLines/>
      <w:spacing w:before="480" w:after="240"/>
      <w:outlineLvl w:val="1"/>
    </w:pPr>
    <w:rPr>
      <w:color w:val="5066DB"/>
      <w:sz w:val="32"/>
      <w:szCs w:val="32"/>
    </w:rPr>
  </w:style>
  <w:style w:type="paragraph" w:styleId="Heading3">
    <w:name w:val="heading 3"/>
    <w:basedOn w:val="Normal"/>
    <w:next w:val="Normal"/>
    <w:link w:val="Heading3Char"/>
    <w:uiPriority w:val="9"/>
    <w:unhideWhenUsed/>
    <w:qFormat/>
    <w:rsid w:val="519B1739"/>
    <w:pPr>
      <w:keepNext/>
      <w:keepLines/>
      <w:spacing w:before="480" w:after="240"/>
      <w:outlineLvl w:val="2"/>
    </w:pPr>
    <w:rPr>
      <w:color w:val="5066DB"/>
      <w:sz w:val="30"/>
      <w:szCs w:val="30"/>
    </w:rPr>
  </w:style>
  <w:style w:type="paragraph" w:styleId="Heading4">
    <w:name w:val="heading 4"/>
    <w:basedOn w:val="Normal"/>
    <w:next w:val="Normal"/>
    <w:link w:val="Heading4Char"/>
    <w:uiPriority w:val="9"/>
    <w:unhideWhenUsed/>
    <w:qFormat/>
    <w:rsid w:val="519B1739"/>
    <w:pPr>
      <w:keepNext/>
      <w:keepLines/>
      <w:spacing w:before="480" w:after="240"/>
      <w:outlineLvl w:val="3"/>
    </w:pPr>
    <w:rPr>
      <w:color w:val="5066DB"/>
      <w:sz w:val="29"/>
      <w:szCs w:val="29"/>
    </w:rPr>
  </w:style>
  <w:style w:type="paragraph" w:styleId="Heading5">
    <w:name w:val="heading 5"/>
    <w:basedOn w:val="Normal"/>
    <w:next w:val="Normal"/>
    <w:link w:val="Heading5Char"/>
    <w:uiPriority w:val="9"/>
    <w:unhideWhenUsed/>
    <w:qFormat/>
    <w:rsid w:val="519B1739"/>
    <w:pPr>
      <w:keepNext/>
      <w:keepLines/>
      <w:spacing w:before="480" w:after="240"/>
      <w:outlineLvl w:val="4"/>
    </w:pPr>
    <w:rPr>
      <w:color w:val="5066DB"/>
      <w:sz w:val="28"/>
      <w:szCs w:val="28"/>
    </w:rPr>
  </w:style>
  <w:style w:type="paragraph" w:styleId="Heading6">
    <w:name w:val="heading 6"/>
    <w:basedOn w:val="Normal"/>
    <w:next w:val="Normal"/>
    <w:link w:val="Heading6Char"/>
    <w:uiPriority w:val="9"/>
    <w:unhideWhenUsed/>
    <w:qFormat/>
    <w:rsid w:val="519B1739"/>
    <w:pPr>
      <w:keepNext/>
      <w:keepLines/>
      <w:spacing w:before="480" w:after="240"/>
      <w:outlineLvl w:val="5"/>
    </w:pPr>
    <w:rPr>
      <w:color w:val="5066DB"/>
      <w:sz w:val="27"/>
      <w:szCs w:val="27"/>
    </w:rPr>
  </w:style>
  <w:style w:type="paragraph" w:styleId="Heading7">
    <w:name w:val="heading 7"/>
    <w:basedOn w:val="Normal"/>
    <w:next w:val="Normal"/>
    <w:link w:val="Heading7Char"/>
    <w:uiPriority w:val="9"/>
    <w:unhideWhenUsed/>
    <w:qFormat/>
    <w:rsid w:val="519B1739"/>
    <w:pPr>
      <w:keepNext/>
      <w:keepLines/>
      <w:spacing w:before="480" w:after="240"/>
      <w:outlineLvl w:val="6"/>
    </w:pPr>
    <w:rPr>
      <w:color w:val="5066DB"/>
      <w:sz w:val="26"/>
      <w:szCs w:val="26"/>
    </w:rPr>
  </w:style>
  <w:style w:type="paragraph" w:styleId="Heading8">
    <w:name w:val="heading 8"/>
    <w:basedOn w:val="Normal"/>
    <w:next w:val="Normal"/>
    <w:link w:val="Heading8Char"/>
    <w:uiPriority w:val="9"/>
    <w:unhideWhenUsed/>
    <w:qFormat/>
    <w:rsid w:val="519B1739"/>
    <w:pPr>
      <w:keepNext/>
      <w:keepLines/>
      <w:spacing w:before="480" w:after="240"/>
      <w:outlineLvl w:val="7"/>
    </w:pPr>
    <w:rPr>
      <w:color w:val="5066DB"/>
      <w:sz w:val="25"/>
      <w:szCs w:val="25"/>
    </w:rPr>
  </w:style>
  <w:style w:type="paragraph" w:styleId="Heading9">
    <w:name w:val="heading 9"/>
    <w:basedOn w:val="Normal"/>
    <w:next w:val="Normal"/>
    <w:link w:val="Heading9Char"/>
    <w:uiPriority w:val="9"/>
    <w:unhideWhenUsed/>
    <w:qFormat/>
    <w:rsid w:val="519B1739"/>
    <w:pPr>
      <w:keepNext/>
      <w:keepLines/>
      <w:spacing w:before="480" w:after="240"/>
      <w:outlineLvl w:val="8"/>
    </w:pPr>
    <w:rPr>
      <w:color w:val="5066D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519B1739"/>
    <w:rPr>
      <w:rFonts w:ascii="Sabon Next LT" w:hAnsiTheme="minorHAnsi" w:eastAsiaTheme="minorEastAsia" w:cstheme="minorBidi"/>
      <w:noProof w:val="0"/>
      <w:color w:val="5066DB"/>
      <w:sz w:val="42"/>
      <w:szCs w:val="42"/>
      <w:lang w:val="nl-NL"/>
    </w:rPr>
  </w:style>
  <w:style w:type="character" w:styleId="Heading2Char" w:customStyle="1">
    <w:name w:val="Heading 2 Char"/>
    <w:basedOn w:val="DefaultParagraphFont"/>
    <w:link w:val="Heading2"/>
    <w:uiPriority w:val="9"/>
    <w:rsid w:val="519B1739"/>
    <w:rPr>
      <w:rFonts w:ascii="Sabon Next LT" w:hAnsiTheme="minorHAnsi" w:eastAsiaTheme="minorEastAsia" w:cstheme="minorBidi"/>
      <w:noProof w:val="0"/>
      <w:color w:val="5066DB"/>
      <w:sz w:val="32"/>
      <w:szCs w:val="32"/>
      <w:lang w:val="nl-NL"/>
    </w:rPr>
  </w:style>
  <w:style w:type="character" w:styleId="Heading3Char" w:customStyle="1">
    <w:name w:val="Heading 3 Char"/>
    <w:basedOn w:val="DefaultParagraphFont"/>
    <w:link w:val="Heading3"/>
    <w:uiPriority w:val="9"/>
    <w:rsid w:val="519B1739"/>
    <w:rPr>
      <w:rFonts w:ascii="Sabon Next LT" w:hAnsiTheme="minorHAnsi" w:eastAsiaTheme="minorEastAsia" w:cstheme="minorBidi"/>
      <w:noProof w:val="0"/>
      <w:color w:val="5066DB"/>
      <w:sz w:val="30"/>
      <w:szCs w:val="30"/>
      <w:lang w:val="nl-NL"/>
    </w:rPr>
  </w:style>
  <w:style w:type="character" w:styleId="Heading4Char" w:customStyle="1">
    <w:name w:val="Heading 4 Char"/>
    <w:basedOn w:val="DefaultParagraphFont"/>
    <w:link w:val="Heading4"/>
    <w:uiPriority w:val="9"/>
    <w:rsid w:val="519B1739"/>
    <w:rPr>
      <w:rFonts w:ascii="Sabon Next LT" w:hAnsiTheme="minorHAnsi" w:eastAsiaTheme="minorEastAsia" w:cstheme="minorBidi"/>
      <w:noProof w:val="0"/>
      <w:color w:val="5066DB"/>
      <w:sz w:val="29"/>
      <w:szCs w:val="29"/>
      <w:lang w:val="nl-NL"/>
    </w:rPr>
  </w:style>
  <w:style w:type="character" w:styleId="Heading5Char" w:customStyle="1">
    <w:name w:val="Heading 5 Char"/>
    <w:basedOn w:val="DefaultParagraphFont"/>
    <w:link w:val="Heading5"/>
    <w:uiPriority w:val="9"/>
    <w:rsid w:val="519B1739"/>
    <w:rPr>
      <w:rFonts w:ascii="Sabon Next LT" w:hAnsiTheme="minorHAnsi" w:eastAsiaTheme="minorEastAsia" w:cstheme="minorBidi"/>
      <w:noProof w:val="0"/>
      <w:color w:val="5066DB"/>
      <w:sz w:val="28"/>
      <w:szCs w:val="28"/>
      <w:lang w:val="nl-NL"/>
    </w:rPr>
  </w:style>
  <w:style w:type="character" w:styleId="Heading6Char" w:customStyle="1">
    <w:name w:val="Heading 6 Char"/>
    <w:basedOn w:val="DefaultParagraphFont"/>
    <w:link w:val="Heading6"/>
    <w:uiPriority w:val="9"/>
    <w:rsid w:val="519B1739"/>
    <w:rPr>
      <w:rFonts w:ascii="Sabon Next LT" w:hAnsiTheme="minorHAnsi" w:eastAsiaTheme="minorEastAsia" w:cstheme="minorBidi"/>
      <w:noProof w:val="0"/>
      <w:color w:val="5066DB"/>
      <w:sz w:val="27"/>
      <w:szCs w:val="27"/>
      <w:lang w:val="nl-NL"/>
    </w:rPr>
  </w:style>
  <w:style w:type="character" w:styleId="Heading7Char" w:customStyle="1">
    <w:name w:val="Heading 7 Char"/>
    <w:basedOn w:val="DefaultParagraphFont"/>
    <w:link w:val="Heading7"/>
    <w:uiPriority w:val="9"/>
    <w:rsid w:val="519B1739"/>
    <w:rPr>
      <w:rFonts w:ascii="Sabon Next LT" w:hAnsiTheme="minorHAnsi" w:eastAsiaTheme="minorEastAsia" w:cstheme="minorBidi"/>
      <w:noProof w:val="0"/>
      <w:color w:val="5066DB"/>
      <w:sz w:val="26"/>
      <w:szCs w:val="26"/>
      <w:lang w:val="nl-NL"/>
    </w:rPr>
  </w:style>
  <w:style w:type="character" w:styleId="Heading8Char" w:customStyle="1">
    <w:name w:val="Heading 8 Char"/>
    <w:basedOn w:val="DefaultParagraphFont"/>
    <w:link w:val="Heading8"/>
    <w:uiPriority w:val="9"/>
    <w:rsid w:val="519B1739"/>
    <w:rPr>
      <w:rFonts w:ascii="Sabon Next LT" w:hAnsiTheme="minorHAnsi" w:eastAsiaTheme="minorEastAsia" w:cstheme="minorBidi"/>
      <w:noProof w:val="0"/>
      <w:color w:val="5066DB"/>
      <w:sz w:val="25"/>
      <w:szCs w:val="25"/>
      <w:lang w:val="nl-NL"/>
    </w:rPr>
  </w:style>
  <w:style w:type="character" w:styleId="Heading9Char" w:customStyle="1">
    <w:name w:val="Heading 9 Char"/>
    <w:basedOn w:val="DefaultParagraphFont"/>
    <w:link w:val="Heading9"/>
    <w:uiPriority w:val="9"/>
    <w:rsid w:val="519B1739"/>
    <w:rPr>
      <w:rFonts w:ascii="Sabon Next LT" w:hAnsiTheme="minorHAnsi" w:eastAsiaTheme="minorEastAsia" w:cstheme="minorBidi"/>
      <w:noProof w:val="0"/>
      <w:color w:val="5066DB"/>
      <w:sz w:val="20"/>
      <w:szCs w:val="20"/>
      <w:lang w:val="nl-NL"/>
    </w:rPr>
  </w:style>
  <w:style w:type="paragraph" w:styleId="Title">
    <w:name w:val="Title"/>
    <w:basedOn w:val="Normal"/>
    <w:next w:val="Normal"/>
    <w:link w:val="TitleChar"/>
    <w:uiPriority w:val="10"/>
    <w:qFormat/>
    <w:rsid w:val="519B1739"/>
    <w:pPr>
      <w:jc w:val="center"/>
    </w:pPr>
    <w:rPr>
      <w:rFonts w:ascii="Imprint MT Shadow"/>
      <w:color w:val="262626" w:themeColor="text1" w:themeTint="D9"/>
      <w:sz w:val="76"/>
      <w:szCs w:val="76"/>
    </w:rPr>
  </w:style>
  <w:style w:type="character" w:styleId="TitleChar" w:customStyle="1">
    <w:name w:val="Title Char"/>
    <w:basedOn w:val="DefaultParagraphFont"/>
    <w:link w:val="Title"/>
    <w:uiPriority w:val="10"/>
    <w:rsid w:val="519B1739"/>
    <w:rPr>
      <w:rFonts w:ascii="Imprint MT Shadow" w:hAnsiTheme="minorHAnsi" w:eastAsiaTheme="minorEastAsia" w:cstheme="minorBidi"/>
      <w:noProof w:val="0"/>
      <w:color w:val="262626" w:themeColor="text1" w:themeTint="D9"/>
      <w:sz w:val="76"/>
      <w:szCs w:val="76"/>
      <w:lang w:val="nl-NL"/>
    </w:rPr>
  </w:style>
  <w:style w:type="paragraph" w:styleId="Subtitle">
    <w:name w:val="Subtitle"/>
    <w:basedOn w:val="Normal"/>
    <w:next w:val="Normal"/>
    <w:link w:val="SubtitleChar"/>
    <w:uiPriority w:val="11"/>
    <w:qFormat/>
    <w:rsid w:val="519B1739"/>
    <w:pPr>
      <w:spacing w:after="480"/>
      <w:jc w:val="center"/>
    </w:pPr>
    <w:rPr>
      <w:i/>
      <w:iCs/>
      <w:color w:val="5066DB"/>
      <w:sz w:val="48"/>
      <w:szCs w:val="48"/>
    </w:rPr>
  </w:style>
  <w:style w:type="character" w:styleId="SubtitleChar" w:customStyle="1">
    <w:name w:val="Subtitle Char"/>
    <w:basedOn w:val="DefaultParagraphFont"/>
    <w:link w:val="Subtitle"/>
    <w:uiPriority w:val="11"/>
    <w:rsid w:val="519B1739"/>
    <w:rPr>
      <w:rFonts w:ascii="Sabon Next LT" w:hAnsiTheme="minorHAnsi" w:eastAsiaTheme="minorEastAsia" w:cstheme="minorBidi"/>
      <w:i/>
      <w:iCs/>
      <w:noProof w:val="0"/>
      <w:color w:val="5066DB"/>
      <w:sz w:val="48"/>
      <w:szCs w:val="48"/>
      <w:lang w:val="nl-NL"/>
    </w:rPr>
  </w:style>
  <w:style w:type="paragraph" w:styleId="Quote">
    <w:name w:val="Quote"/>
    <w:basedOn w:val="Normal"/>
    <w:next w:val="Normal"/>
    <w:link w:val="QuoteChar"/>
    <w:uiPriority w:val="29"/>
    <w:qFormat/>
    <w:rsid w:val="519B1739"/>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519B1739"/>
    <w:rPr>
      <w:rFonts w:ascii="Sabon Next LT" w:hAnsiTheme="minorHAnsi" w:eastAsiaTheme="minorEastAsia" w:cstheme="minorBidi"/>
      <w:i/>
      <w:iCs/>
      <w:noProof w:val="0"/>
      <w:color w:val="404040" w:themeColor="text1" w:themeTint="BF"/>
      <w:sz w:val="20"/>
      <w:szCs w:val="20"/>
      <w:lang w:val="nl-NL"/>
    </w:rPr>
  </w:style>
  <w:style w:type="paragraph" w:styleId="IntenseQuote">
    <w:name w:val="Intense Quote"/>
    <w:basedOn w:val="Normal"/>
    <w:next w:val="Normal"/>
    <w:link w:val="IntenseQuoteChar"/>
    <w:uiPriority w:val="30"/>
    <w:qFormat/>
    <w:rsid w:val="519B1739"/>
    <w:pP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519B1739"/>
    <w:rPr>
      <w:rFonts w:ascii="Sabon Next LT" w:hAnsiTheme="minorHAnsi" w:eastAsiaTheme="minorEastAsia" w:cstheme="minorBidi"/>
      <w:i/>
      <w:iCs/>
      <w:noProof w:val="0"/>
      <w:color w:val="4472C4" w:themeColor="accent1"/>
      <w:sz w:val="20"/>
      <w:szCs w:val="20"/>
      <w:lang w:val="nl-NL"/>
    </w:rPr>
  </w:style>
  <w:style w:type="paragraph" w:styleId="ListParagraph">
    <w:name w:val="List Paragraph"/>
    <w:basedOn w:val="Normal"/>
    <w:uiPriority w:val="34"/>
    <w:qFormat/>
    <w:rsid w:val="519B1739"/>
    <w:pPr>
      <w:ind w:hanging="720"/>
      <w:contextualSpacing/>
    </w:pPr>
  </w:style>
  <w:style w:type="paragraph" w:styleId="TOC1">
    <w:name w:val="toc 1"/>
    <w:basedOn w:val="Normal"/>
    <w:next w:val="Normal"/>
    <w:uiPriority w:val="39"/>
    <w:unhideWhenUsed/>
    <w:rsid w:val="519B1739"/>
    <w:pPr>
      <w:spacing w:after="100"/>
    </w:pPr>
  </w:style>
  <w:style w:type="paragraph" w:styleId="TOC2">
    <w:name w:val="toc 2"/>
    <w:basedOn w:val="Normal"/>
    <w:next w:val="Normal"/>
    <w:uiPriority w:val="39"/>
    <w:unhideWhenUsed/>
    <w:rsid w:val="519B1739"/>
    <w:pPr>
      <w:spacing w:after="100"/>
      <w:ind w:left="220"/>
    </w:pPr>
  </w:style>
  <w:style w:type="paragraph" w:styleId="TOC3">
    <w:name w:val="toc 3"/>
    <w:basedOn w:val="Normal"/>
    <w:next w:val="Normal"/>
    <w:uiPriority w:val="39"/>
    <w:unhideWhenUsed/>
    <w:rsid w:val="519B1739"/>
    <w:pPr>
      <w:spacing w:after="100"/>
      <w:ind w:left="440"/>
    </w:pPr>
  </w:style>
  <w:style w:type="paragraph" w:styleId="TOC4">
    <w:name w:val="toc 4"/>
    <w:basedOn w:val="Normal"/>
    <w:next w:val="Normal"/>
    <w:uiPriority w:val="39"/>
    <w:unhideWhenUsed/>
    <w:rsid w:val="519B1739"/>
    <w:pPr>
      <w:spacing w:after="100"/>
      <w:ind w:left="660"/>
    </w:pPr>
  </w:style>
  <w:style w:type="paragraph" w:styleId="TOC5">
    <w:name w:val="toc 5"/>
    <w:basedOn w:val="Normal"/>
    <w:next w:val="Normal"/>
    <w:uiPriority w:val="39"/>
    <w:unhideWhenUsed/>
    <w:rsid w:val="519B1739"/>
    <w:pPr>
      <w:spacing w:after="100"/>
      <w:ind w:left="880"/>
    </w:pPr>
  </w:style>
  <w:style w:type="paragraph" w:styleId="TOC6">
    <w:name w:val="toc 6"/>
    <w:basedOn w:val="Normal"/>
    <w:next w:val="Normal"/>
    <w:uiPriority w:val="39"/>
    <w:unhideWhenUsed/>
    <w:rsid w:val="519B1739"/>
    <w:pPr>
      <w:spacing w:after="100"/>
      <w:ind w:left="1100"/>
    </w:pPr>
  </w:style>
  <w:style w:type="paragraph" w:styleId="TOC7">
    <w:name w:val="toc 7"/>
    <w:basedOn w:val="Normal"/>
    <w:next w:val="Normal"/>
    <w:uiPriority w:val="39"/>
    <w:unhideWhenUsed/>
    <w:rsid w:val="519B1739"/>
    <w:pPr>
      <w:spacing w:after="100"/>
      <w:ind w:left="1320"/>
    </w:pPr>
  </w:style>
  <w:style w:type="paragraph" w:styleId="TOC8">
    <w:name w:val="toc 8"/>
    <w:basedOn w:val="Normal"/>
    <w:next w:val="Normal"/>
    <w:uiPriority w:val="39"/>
    <w:unhideWhenUsed/>
    <w:rsid w:val="519B1739"/>
    <w:pPr>
      <w:spacing w:after="100"/>
      <w:ind w:left="1540"/>
    </w:pPr>
  </w:style>
  <w:style w:type="paragraph" w:styleId="TOC9">
    <w:name w:val="toc 9"/>
    <w:basedOn w:val="Normal"/>
    <w:next w:val="Normal"/>
    <w:uiPriority w:val="39"/>
    <w:unhideWhenUsed/>
    <w:rsid w:val="519B1739"/>
    <w:pPr>
      <w:spacing w:after="100"/>
      <w:ind w:left="1760"/>
    </w:pPr>
  </w:style>
  <w:style w:type="paragraph" w:styleId="EndnoteText">
    <w:name w:val="endnote text"/>
    <w:basedOn w:val="Normal"/>
    <w:link w:val="EndnoteTextChar"/>
    <w:uiPriority w:val="99"/>
    <w:semiHidden/>
    <w:unhideWhenUsed/>
    <w:rsid w:val="519B1739"/>
  </w:style>
  <w:style w:type="character" w:styleId="EndnoteTextChar" w:customStyle="1">
    <w:name w:val="Endnote Text Char"/>
    <w:basedOn w:val="DefaultParagraphFont"/>
    <w:link w:val="EndnoteText"/>
    <w:uiPriority w:val="99"/>
    <w:semiHidden/>
    <w:rsid w:val="519B1739"/>
    <w:rPr>
      <w:rFonts w:ascii="Sabon Next LT" w:hAnsiTheme="minorHAnsi" w:eastAsiaTheme="minorEastAsia" w:cstheme="minorBidi"/>
      <w:noProof w:val="0"/>
      <w:sz w:val="20"/>
      <w:szCs w:val="20"/>
      <w:lang w:val="nl-NL"/>
    </w:rPr>
  </w:style>
  <w:style w:type="paragraph" w:styleId="Footer">
    <w:name w:val="footer"/>
    <w:basedOn w:val="Normal"/>
    <w:link w:val="FooterChar"/>
    <w:uiPriority w:val="99"/>
    <w:unhideWhenUsed/>
    <w:rsid w:val="519B1739"/>
    <w:pPr>
      <w:tabs>
        <w:tab w:val="center" w:pos="4680"/>
        <w:tab w:val="right" w:pos="9360"/>
      </w:tabs>
    </w:pPr>
  </w:style>
  <w:style w:type="character" w:styleId="FooterChar" w:customStyle="1">
    <w:name w:val="Footer Char"/>
    <w:basedOn w:val="DefaultParagraphFont"/>
    <w:link w:val="Footer"/>
    <w:uiPriority w:val="99"/>
    <w:rsid w:val="519B1739"/>
    <w:rPr>
      <w:rFonts w:ascii="Sabon Next LT" w:hAnsiTheme="minorHAnsi" w:eastAsiaTheme="minorEastAsia" w:cstheme="minorBidi"/>
      <w:noProof w:val="0"/>
      <w:sz w:val="20"/>
      <w:szCs w:val="20"/>
      <w:lang w:val="nl-NL"/>
    </w:rPr>
  </w:style>
  <w:style w:type="paragraph" w:styleId="FootnoteText">
    <w:name w:val="footnote text"/>
    <w:basedOn w:val="Normal"/>
    <w:link w:val="FootnoteTextChar"/>
    <w:uiPriority w:val="99"/>
    <w:semiHidden/>
    <w:unhideWhenUsed/>
    <w:rsid w:val="519B1739"/>
  </w:style>
  <w:style w:type="character" w:styleId="FootnoteTextChar" w:customStyle="1">
    <w:name w:val="Footnote Text Char"/>
    <w:basedOn w:val="DefaultParagraphFont"/>
    <w:link w:val="FootnoteText"/>
    <w:uiPriority w:val="99"/>
    <w:semiHidden/>
    <w:rsid w:val="519B1739"/>
    <w:rPr>
      <w:rFonts w:ascii="Sabon Next LT" w:hAnsiTheme="minorHAnsi" w:eastAsiaTheme="minorEastAsia" w:cstheme="minorBidi"/>
      <w:noProof w:val="0"/>
      <w:sz w:val="20"/>
      <w:szCs w:val="20"/>
      <w:lang w:val="nl-NL"/>
    </w:rPr>
  </w:style>
  <w:style w:type="paragraph" w:styleId="Header">
    <w:name w:val="header"/>
    <w:basedOn w:val="Normal"/>
    <w:link w:val="HeaderChar"/>
    <w:uiPriority w:val="99"/>
    <w:unhideWhenUsed/>
    <w:rsid w:val="519B1739"/>
    <w:pPr>
      <w:tabs>
        <w:tab w:val="center" w:pos="4680"/>
        <w:tab w:val="right" w:pos="9360"/>
      </w:tabs>
    </w:pPr>
  </w:style>
  <w:style w:type="character" w:styleId="HeaderChar" w:customStyle="1">
    <w:name w:val="Header Char"/>
    <w:basedOn w:val="DefaultParagraphFont"/>
    <w:link w:val="Header"/>
    <w:uiPriority w:val="99"/>
    <w:rsid w:val="519B1739"/>
    <w:rPr>
      <w:rFonts w:ascii="Sabon Next LT" w:hAnsiTheme="minorHAnsi" w:eastAsiaTheme="minorEastAsia" w:cstheme="minorBidi"/>
      <w:noProof w:val="0"/>
      <w:sz w:val="20"/>
      <w:szCs w:val="20"/>
      <w:lang w:val="nl-NL"/>
    </w:rPr>
  </w:style>
  <w:style w:type="table" w:styleId="TableGrid">
    <w:name w:val="Table Grid"/>
    <w:basedOn w:val="TableNormal"/>
    <w:uiPriority w:val="59"/>
    <w:rsid w:val="0027080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rsid w:val="00270803"/>
    <w:pPr>
      <w:spacing w:after="0" w:line="240" w:lineRule="auto"/>
    </w:pPr>
  </w:style>
  <w:style w:type="character" w:styleId="Hyperlink">
    <w:name w:val="Hyperlink"/>
    <w:basedOn w:val="DefaultParagraphFont"/>
    <w:uiPriority w:val="99"/>
    <w:unhideWhenUsed/>
    <w:rsid w:val="00270803"/>
    <w:rPr>
      <w:color w:val="0563C1" w:themeColor="hyperlink"/>
      <w:u w:val="single"/>
    </w:rPr>
  </w:style>
  <w:style w:type="character" w:styleId="UnresolvedMention">
    <w:name w:val="Unresolved Mention"/>
    <w:basedOn w:val="DefaultParagraphFont"/>
    <w:uiPriority w:val="99"/>
    <w:semiHidden/>
    <w:unhideWhenUsed/>
    <w:rsid w:val="005263A5"/>
    <w:rPr>
      <w:color w:val="605E5C"/>
      <w:shd w:val="clear" w:color="auto" w:fill="E1DFDD"/>
    </w:rPr>
  </w:style>
  <w:style w:type="paragraph" w:styleId="Revision">
    <w:name w:val="Revision"/>
    <w:hidden/>
    <w:uiPriority w:val="99"/>
    <w:semiHidden/>
    <w:rsid w:val="00903556"/>
    <w:pPr>
      <w:spacing w:after="0" w:line="240" w:lineRule="auto"/>
    </w:pPr>
    <w:rPr>
      <w:rFonts w:ascii="Sabon Next LT"/>
      <w:sz w:val="20"/>
      <w:szCs w:val="20"/>
      <w:lang w:val="nl-NL"/>
    </w:rPr>
  </w:style>
  <w:style w:type="character" w:styleId="SubtleReference">
    <w:name w:val="Subtle Reference"/>
    <w:basedOn w:val="DefaultParagraphFont"/>
    <w:uiPriority w:val="31"/>
    <w:qFormat/>
    <w:rsid w:val="00F55C81"/>
    <w:rPr>
      <w:smallCaps/>
      <w:color w:val="5A5A5A" w:themeColor="text1" w:themeTint="A5"/>
    </w:rPr>
  </w:style>
  <w:style w:type="paragraph" w:styleId="NormalWeb">
    <w:name w:val="Normal (Web)"/>
    <w:basedOn w:val="Normal"/>
    <w:uiPriority w:val="99"/>
    <w:semiHidden/>
    <w:unhideWhenUsed/>
    <w:rsid w:val="519B1739"/>
    <w:pPr>
      <w:spacing w:beforeAutospacing="1" w:afterAutospacing="1"/>
    </w:pPr>
    <w:rPr>
      <w:rFonts w:ascii="Times New Roman" w:hAnsi="Times New Roman"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57">
      <w:bodyDiv w:val="1"/>
      <w:marLeft w:val="0"/>
      <w:marRight w:val="0"/>
      <w:marTop w:val="0"/>
      <w:marBottom w:val="0"/>
      <w:divBdr>
        <w:top w:val="none" w:sz="0" w:space="0" w:color="auto"/>
        <w:left w:val="none" w:sz="0" w:space="0" w:color="auto"/>
        <w:bottom w:val="none" w:sz="0" w:space="0" w:color="auto"/>
        <w:right w:val="none" w:sz="0" w:space="0" w:color="auto"/>
      </w:divBdr>
      <w:divsChild>
        <w:div w:id="456143505">
          <w:marLeft w:val="-720"/>
          <w:marRight w:val="0"/>
          <w:marTop w:val="0"/>
          <w:marBottom w:val="0"/>
          <w:divBdr>
            <w:top w:val="none" w:sz="0" w:space="0" w:color="auto"/>
            <w:left w:val="none" w:sz="0" w:space="0" w:color="auto"/>
            <w:bottom w:val="none" w:sz="0" w:space="0" w:color="auto"/>
            <w:right w:val="none" w:sz="0" w:space="0" w:color="auto"/>
          </w:divBdr>
        </w:div>
      </w:divsChild>
    </w:div>
    <w:div w:id="122356132">
      <w:bodyDiv w:val="1"/>
      <w:marLeft w:val="0"/>
      <w:marRight w:val="0"/>
      <w:marTop w:val="0"/>
      <w:marBottom w:val="0"/>
      <w:divBdr>
        <w:top w:val="none" w:sz="0" w:space="0" w:color="auto"/>
        <w:left w:val="none" w:sz="0" w:space="0" w:color="auto"/>
        <w:bottom w:val="none" w:sz="0" w:space="0" w:color="auto"/>
        <w:right w:val="none" w:sz="0" w:space="0" w:color="auto"/>
      </w:divBdr>
    </w:div>
    <w:div w:id="204603786">
      <w:bodyDiv w:val="1"/>
      <w:marLeft w:val="0"/>
      <w:marRight w:val="0"/>
      <w:marTop w:val="0"/>
      <w:marBottom w:val="0"/>
      <w:divBdr>
        <w:top w:val="none" w:sz="0" w:space="0" w:color="auto"/>
        <w:left w:val="none" w:sz="0" w:space="0" w:color="auto"/>
        <w:bottom w:val="none" w:sz="0" w:space="0" w:color="auto"/>
        <w:right w:val="none" w:sz="0" w:space="0" w:color="auto"/>
      </w:divBdr>
    </w:div>
    <w:div w:id="652103819">
      <w:bodyDiv w:val="1"/>
      <w:marLeft w:val="0"/>
      <w:marRight w:val="0"/>
      <w:marTop w:val="0"/>
      <w:marBottom w:val="0"/>
      <w:divBdr>
        <w:top w:val="none" w:sz="0" w:space="0" w:color="auto"/>
        <w:left w:val="none" w:sz="0" w:space="0" w:color="auto"/>
        <w:bottom w:val="none" w:sz="0" w:space="0" w:color="auto"/>
        <w:right w:val="none" w:sz="0" w:space="0" w:color="auto"/>
      </w:divBdr>
    </w:div>
    <w:div w:id="684671008">
      <w:bodyDiv w:val="1"/>
      <w:marLeft w:val="0"/>
      <w:marRight w:val="0"/>
      <w:marTop w:val="0"/>
      <w:marBottom w:val="0"/>
      <w:divBdr>
        <w:top w:val="none" w:sz="0" w:space="0" w:color="auto"/>
        <w:left w:val="none" w:sz="0" w:space="0" w:color="auto"/>
        <w:bottom w:val="none" w:sz="0" w:space="0" w:color="auto"/>
        <w:right w:val="none" w:sz="0" w:space="0" w:color="auto"/>
      </w:divBdr>
      <w:divsChild>
        <w:div w:id="282931201">
          <w:marLeft w:val="-720"/>
          <w:marRight w:val="0"/>
          <w:marTop w:val="0"/>
          <w:marBottom w:val="0"/>
          <w:divBdr>
            <w:top w:val="none" w:sz="0" w:space="0" w:color="auto"/>
            <w:left w:val="none" w:sz="0" w:space="0" w:color="auto"/>
            <w:bottom w:val="none" w:sz="0" w:space="0" w:color="auto"/>
            <w:right w:val="none" w:sz="0" w:space="0" w:color="auto"/>
          </w:divBdr>
        </w:div>
      </w:divsChild>
    </w:div>
    <w:div w:id="952713974">
      <w:bodyDiv w:val="1"/>
      <w:marLeft w:val="0"/>
      <w:marRight w:val="0"/>
      <w:marTop w:val="0"/>
      <w:marBottom w:val="0"/>
      <w:divBdr>
        <w:top w:val="none" w:sz="0" w:space="0" w:color="auto"/>
        <w:left w:val="none" w:sz="0" w:space="0" w:color="auto"/>
        <w:bottom w:val="none" w:sz="0" w:space="0" w:color="auto"/>
        <w:right w:val="none" w:sz="0" w:space="0" w:color="auto"/>
      </w:divBdr>
      <w:divsChild>
        <w:div w:id="836195525">
          <w:marLeft w:val="-720"/>
          <w:marRight w:val="0"/>
          <w:marTop w:val="0"/>
          <w:marBottom w:val="0"/>
          <w:divBdr>
            <w:top w:val="none" w:sz="0" w:space="0" w:color="auto"/>
            <w:left w:val="none" w:sz="0" w:space="0" w:color="auto"/>
            <w:bottom w:val="none" w:sz="0" w:space="0" w:color="auto"/>
            <w:right w:val="none" w:sz="0" w:space="0" w:color="auto"/>
          </w:divBdr>
        </w:div>
      </w:divsChild>
    </w:div>
    <w:div w:id="1193612118">
      <w:bodyDiv w:val="1"/>
      <w:marLeft w:val="0"/>
      <w:marRight w:val="0"/>
      <w:marTop w:val="0"/>
      <w:marBottom w:val="0"/>
      <w:divBdr>
        <w:top w:val="none" w:sz="0" w:space="0" w:color="auto"/>
        <w:left w:val="none" w:sz="0" w:space="0" w:color="auto"/>
        <w:bottom w:val="none" w:sz="0" w:space="0" w:color="auto"/>
        <w:right w:val="none" w:sz="0" w:space="0" w:color="auto"/>
      </w:divBdr>
    </w:div>
    <w:div w:id="2091273434">
      <w:bodyDiv w:val="1"/>
      <w:marLeft w:val="0"/>
      <w:marRight w:val="0"/>
      <w:marTop w:val="0"/>
      <w:marBottom w:val="0"/>
      <w:divBdr>
        <w:top w:val="none" w:sz="0" w:space="0" w:color="auto"/>
        <w:left w:val="none" w:sz="0" w:space="0" w:color="auto"/>
        <w:bottom w:val="none" w:sz="0" w:space="0" w:color="auto"/>
        <w:right w:val="none" w:sz="0" w:space="0" w:color="auto"/>
      </w:divBdr>
    </w:div>
    <w:div w:id="2123764693">
      <w:bodyDiv w:val="1"/>
      <w:marLeft w:val="0"/>
      <w:marRight w:val="0"/>
      <w:marTop w:val="0"/>
      <w:marBottom w:val="0"/>
      <w:divBdr>
        <w:top w:val="none" w:sz="0" w:space="0" w:color="auto"/>
        <w:left w:val="none" w:sz="0" w:space="0" w:color="auto"/>
        <w:bottom w:val="none" w:sz="0" w:space="0" w:color="auto"/>
        <w:right w:val="none" w:sz="0" w:space="0" w:color="auto"/>
      </w:divBdr>
      <w:divsChild>
        <w:div w:id="138093278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ictresearchmethods.nl/library/" TargetMode="External" Id="rId13" /><Relationship Type="http://schemas.openxmlformats.org/officeDocument/2006/relationships/hyperlink" Target="https://ictresearchmethods.nl/dot-framework/" TargetMode="External" Id="rId18" /><Relationship Type="http://schemas.openxmlformats.org/officeDocument/2006/relationships/customXml" Target="../customXml/item3.xml" Id="rId3" /><Relationship Type="http://schemas.openxmlformats.org/officeDocument/2006/relationships/image" Target="media/image5.png" Id="rId21" /><Relationship Type="http://schemas.microsoft.com/office/2020/10/relationships/intelligence" Target="intelligence2.xml" Id="rId34" /><Relationship Type="http://schemas.openxmlformats.org/officeDocument/2006/relationships/settings" Target="settings.xml" Id="rId7" /><Relationship Type="http://schemas.openxmlformats.org/officeDocument/2006/relationships/hyperlink" Target="https://ictresearchmethods.nl/_app/immutable/assets/Three_Domains-adfec8cd.jpg" TargetMode="External" Id="rId12" /><Relationship Type="http://schemas.openxmlformats.org/officeDocument/2006/relationships/hyperlink" Target="https://ictresearchmethods.nl/workshop" TargetMode="External" Id="rId17" /><Relationship Type="http://schemas.openxmlformats.org/officeDocument/2006/relationships/hyperlink" Target="https://forms.gle/yjabGER93rHoGkMd8"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yperlink" Target="https://ictresearchmethods.nl/showroom" TargetMode="External" Id="rId16" /><Relationship Type="http://schemas.openxmlformats.org/officeDocument/2006/relationships/hyperlink" Target="https://ictresearchmethods.nl/_app/immutable/assets/400px-DesignPatternExampleForMixedMethods-bcf14b0b.jpg"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8.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hyperlink" Target="https://ictresearchmethods.nl/lab" TargetMode="External" Id="rId15" /><Relationship Type="http://schemas.openxmlformats.org/officeDocument/2006/relationships/image" Target="media/image7.png" Id="rId23" /><Relationship Type="http://schemas.openxmlformats.org/officeDocument/2006/relationships/image" Target="media/image2.gif" Id="rId10" /><Relationship Type="http://schemas.openxmlformats.org/officeDocument/2006/relationships/image" Target="media/image4.jpg" Id="rId19" /><Relationship Type="http://schemas.openxmlformats.org/officeDocument/2006/relationships/image" Target="media/image10.jpg"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hyperlink" Target="https://ictresearchmethods.nl/field/" TargetMode="External" Id="rId14" /><Relationship Type="http://schemas.openxmlformats.org/officeDocument/2006/relationships/image" Target="media/image6.png" Id="rId22" /><Relationship Type="http://schemas.openxmlformats.org/officeDocument/2006/relationships/hyperlink" Target="https://ictresearchmethods.nl/dot-framework/" TargetMode="External" Id="rId27" /><Relationship Type="http://schemas.openxmlformats.org/officeDocument/2006/relationships/hyperlink" Target="https://www.youtube.com/watch?v=nMwUOWCnQ6Q" TargetMode="External" Id="rId30" /><Relationship Type="http://schemas.openxmlformats.org/officeDocument/2006/relationships/webSettings" Target="webSettings.xml" Id="rId8" /><Relationship Type="http://schemas.openxmlformats.org/officeDocument/2006/relationships/image" Target="/media/image8.png" Id="R816e986c615b48d6" /><Relationship Type="http://schemas.openxmlformats.org/officeDocument/2006/relationships/image" Target="/media/image9.png" Id="R99e3615db1064dbe" /><Relationship Type="http://schemas.openxmlformats.org/officeDocument/2006/relationships/hyperlink" Target="https://www.yourux.nl/ux-research/persona-onderzoek" TargetMode="External" Id="R11b50597a6bf4941" /><Relationship Type="http://schemas.openxmlformats.org/officeDocument/2006/relationships/hyperlink" Target="https://www.wix.com/blog/how-to-create-a-user-persona-ux" TargetMode="External" Id="R6ebf760934914160" /><Relationship Type="http://schemas.openxmlformats.org/officeDocument/2006/relationships/glossaryDocument" Target="glossary/document.xml" Id="Rb3ef95325c72468e" /><Relationship Type="http://schemas.openxmlformats.org/officeDocument/2006/relationships/header" Target="header.xml" Id="R37cede7950784d8b" /><Relationship Type="http://schemas.openxmlformats.org/officeDocument/2006/relationships/footer" Target="footer.xml" Id="R198d85bff4d3467a" /><Relationship Type="http://schemas.openxmlformats.org/officeDocument/2006/relationships/image" Target="/media/imagea.png" Id="R0c639ae0953448bf" /><Relationship Type="http://schemas.openxmlformats.org/officeDocument/2006/relationships/image" Target="/media/imageb.png" Id="Ra00ed74af84049fb" /><Relationship Type="http://schemas.openxmlformats.org/officeDocument/2006/relationships/image" Target="/media/imagec.png" Id="R4c60e29705de4457" /><Relationship Type="http://schemas.openxmlformats.org/officeDocument/2006/relationships/image" Target="/media/imaged.png" Id="R8e5c3b6afed54b75" /><Relationship Type="http://schemas.openxmlformats.org/officeDocument/2006/relationships/image" Target="/media/imagee.png" Id="Rf971b4549d604bef" /><Relationship Type="http://schemas.openxmlformats.org/officeDocument/2006/relationships/image" Target="/media/imagef.png" Id="R5783dd1a3ae341cd" /><Relationship Type="http://schemas.openxmlformats.org/officeDocument/2006/relationships/image" Target="/media/image10.png" Id="R2c6b081d620f4102" /><Relationship Type="http://schemas.openxmlformats.org/officeDocument/2006/relationships/image" Target="/media/image11.png" Id="Ra0a7b9c72ba244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c0e58b-28c6-4a4f-b3cd-7e89d5bf0154}"/>
      </w:docPartPr>
      <w:docPartBody>
        <w:p w14:paraId="47AB5DE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54b9536-7841-43fc-8194-15e559842da1">
      <UserInfo>
        <DisplayName>Naus,Thijs T.B.H.</DisplayName>
        <AccountId>13</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D1E5E76E4A14E4EA396AE5A3CC64F10" ma:contentTypeVersion="5" ma:contentTypeDescription="Een nieuw document maken." ma:contentTypeScope="" ma:versionID="8daebe4044a9b43d828947da1b95c1bc">
  <xsd:schema xmlns:xsd="http://www.w3.org/2001/XMLSchema" xmlns:xs="http://www.w3.org/2001/XMLSchema" xmlns:p="http://schemas.microsoft.com/office/2006/metadata/properties" xmlns:ns2="6dfc5922-fb47-4f54-9408-57ae4135c018" xmlns:ns3="c54b9536-7841-43fc-8194-15e559842da1" targetNamespace="http://schemas.microsoft.com/office/2006/metadata/properties" ma:root="true" ma:fieldsID="640a272e752a7277e1231b57cc5b7bea" ns2:_="" ns3:_="">
    <xsd:import namespace="6dfc5922-fb47-4f54-9408-57ae4135c018"/>
    <xsd:import namespace="c54b9536-7841-43fc-8194-15e559842da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c5922-fb47-4f54-9408-57ae4135c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4b9536-7841-43fc-8194-15e559842da1"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7E7F42-6FB6-4D29-8FB5-E8D00A65175A}">
  <ds:schemaRefs>
    <ds:schemaRef ds:uri="http://schemas.microsoft.com/sharepoint/v3/contenttype/forms"/>
  </ds:schemaRefs>
</ds:datastoreItem>
</file>

<file path=customXml/itemProps2.xml><?xml version="1.0" encoding="utf-8"?>
<ds:datastoreItem xmlns:ds="http://schemas.openxmlformats.org/officeDocument/2006/customXml" ds:itemID="{9F9EB15F-1DF0-46E0-A83C-AEDCAAECAF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957092-43E5-4473-9091-5B563A8C9C8E}">
  <ds:schemaRefs>
    <ds:schemaRef ds:uri="http://schemas.openxmlformats.org/officeDocument/2006/bibliography"/>
  </ds:schemaRefs>
</ds:datastoreItem>
</file>

<file path=customXml/itemProps4.xml><?xml version="1.0" encoding="utf-8"?>
<ds:datastoreItem xmlns:ds="http://schemas.openxmlformats.org/officeDocument/2006/customXml" ds:itemID="{A7FACA72-5384-4792-8360-58CB7087D48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Nooijen,Art A.T.G.</dc:creator>
  <cp:keywords/>
  <dc:description/>
  <cp:lastModifiedBy>Manders,Jelle J.</cp:lastModifiedBy>
  <cp:revision>184</cp:revision>
  <dcterms:created xsi:type="dcterms:W3CDTF">2023-11-16T03:34:00Z</dcterms:created>
  <dcterms:modified xsi:type="dcterms:W3CDTF">2023-11-23T09:40:55Z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0x0101003D1E5E76E4A14E4EA396AE5A3CC64F10</vt:lpwstr>
  </property>
</Properties>
</file>